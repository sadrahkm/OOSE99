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B Titr"/>
          <w:caps/>
          <w:sz w:val="20"/>
          <w:szCs w:val="24"/>
          <w:rtl/>
          <w:lang w:val="en-CA" w:bidi="ar-BH"/>
        </w:rPr>
        <w:id w:val="58457701"/>
        <w:docPartObj>
          <w:docPartGallery w:val="Cover Pages"/>
          <w:docPartUnique/>
        </w:docPartObj>
      </w:sdtPr>
      <w:sdtEndPr>
        <w:rPr>
          <w:rFonts w:ascii="Times New Roman" w:eastAsiaTheme="minorHAnsi" w:hAnsi="Times New Roman" w:cs="B Mitra"/>
          <w:caps w:val="0"/>
        </w:rPr>
      </w:sdtEndPr>
      <w:sdtContent>
        <w:tbl>
          <w:tblPr>
            <w:tblW w:w="4992" w:type="pct"/>
            <w:jc w:val="center"/>
            <w:tblLook w:val="04A0" w:firstRow="1" w:lastRow="0" w:firstColumn="1" w:lastColumn="0" w:noHBand="0" w:noVBand="1"/>
          </w:tblPr>
          <w:tblGrid>
            <w:gridCol w:w="9012"/>
          </w:tblGrid>
          <w:tr w:rsidR="00020242" w14:paraId="266BCD52" w14:textId="77777777" w:rsidTr="00EB5363">
            <w:trPr>
              <w:trHeight w:val="2518"/>
              <w:jc w:val="center"/>
            </w:trPr>
            <w:tc>
              <w:tcPr>
                <w:tcW w:w="5000" w:type="pct"/>
              </w:tcPr>
              <w:p w14:paraId="509C03B8" w14:textId="77777777" w:rsidR="00020242" w:rsidRDefault="00147AF5" w:rsidP="00781EAA">
                <w:pPr>
                  <w:pStyle w:val="NoSpacing"/>
                  <w:bidi/>
                  <w:spacing w:line="360" w:lineRule="auto"/>
                  <w:jc w:val="center"/>
                  <w:rPr>
                    <w:rFonts w:asciiTheme="majorHAnsi" w:eastAsiaTheme="majorEastAsia" w:hAnsiTheme="majorHAnsi" w:cs="B Titr"/>
                    <w:caps/>
                    <w:sz w:val="20"/>
                    <w:szCs w:val="24"/>
                    <w:rtl/>
                    <w:lang w:val="en-CA" w:bidi="ar-BH"/>
                  </w:rPr>
                </w:pPr>
                <w:r>
                  <w:rPr>
                    <w:rFonts w:asciiTheme="majorHAnsi" w:eastAsiaTheme="majorEastAsia" w:hAnsiTheme="majorHAnsi" w:cs="B Titr"/>
                    <w:caps/>
                    <w:noProof/>
                    <w:sz w:val="20"/>
                    <w:szCs w:val="24"/>
                    <w:lang w:bidi="ar-BH"/>
                  </w:rPr>
                  <w:drawing>
                    <wp:inline distT="0" distB="0" distL="0" distR="0" wp14:anchorId="137D32E8" wp14:editId="4516BAA2">
                      <wp:extent cx="1314450" cy="1314450"/>
                      <wp:effectExtent l="0" t="0" r="0" b="0"/>
                      <wp:docPr id="13" name="Picture 13" descr="C:\Users\Sadra Hakim\AppData\Local\Microsoft\Windows\INetCache\Content.Word\University-of-Isf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dra Hakim\AppData\Local\Microsoft\Windows\INetCache\Content.Word\University-of-Isfah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0C478662" w14:textId="77777777" w:rsidR="00DA4F73" w:rsidRDefault="00DA4F73" w:rsidP="00781EAA">
                <w:pPr>
                  <w:pStyle w:val="NoSpacing"/>
                  <w:bidi/>
                  <w:spacing w:line="360" w:lineRule="auto"/>
                  <w:jc w:val="center"/>
                  <w:rPr>
                    <w:rFonts w:asciiTheme="majorHAnsi" w:eastAsiaTheme="majorEastAsia" w:hAnsiTheme="majorHAnsi" w:cs="B Titr"/>
                    <w:caps/>
                    <w:sz w:val="20"/>
                    <w:szCs w:val="24"/>
                    <w:rtl/>
                    <w:lang w:val="en-CA" w:bidi="ar-BH"/>
                  </w:rPr>
                </w:pPr>
                <w:r>
                  <w:rPr>
                    <w:rFonts w:asciiTheme="majorHAnsi" w:eastAsiaTheme="majorEastAsia" w:hAnsiTheme="majorHAnsi" w:cs="B Titr"/>
                    <w:caps/>
                    <w:sz w:val="20"/>
                    <w:szCs w:val="24"/>
                    <w:rtl/>
                    <w:lang w:val="en-CA" w:bidi="ar-BH"/>
                  </w:rPr>
                  <w:t>دانشگاه اصفهان</w:t>
                </w:r>
              </w:p>
              <w:p w14:paraId="2EFB1D97" w14:textId="53184F80" w:rsidR="00DA4F73" w:rsidRDefault="00DA4F73" w:rsidP="00781EAA">
                <w:pPr>
                  <w:pStyle w:val="NoSpacing"/>
                  <w:bidi/>
                  <w:spacing w:line="360" w:lineRule="auto"/>
                  <w:jc w:val="center"/>
                  <w:rPr>
                    <w:rFonts w:asciiTheme="majorHAnsi" w:eastAsiaTheme="majorEastAsia" w:hAnsiTheme="majorHAnsi" w:cs="B Titr"/>
                    <w:caps/>
                    <w:sz w:val="20"/>
                    <w:szCs w:val="24"/>
                    <w:rtl/>
                    <w:lang w:val="en-CA" w:bidi="ar-BH"/>
                  </w:rPr>
                </w:pPr>
                <w:r>
                  <w:rPr>
                    <w:rFonts w:asciiTheme="majorHAnsi" w:eastAsiaTheme="majorEastAsia" w:hAnsiTheme="majorHAnsi" w:cs="B Titr"/>
                    <w:caps/>
                    <w:sz w:val="20"/>
                    <w:szCs w:val="24"/>
                    <w:rtl/>
                    <w:lang w:val="en-CA" w:bidi="ar-BH"/>
                  </w:rPr>
                  <w:t xml:space="preserve">دانشکده </w:t>
                </w:r>
                <w:r w:rsidR="000F492E">
                  <w:rPr>
                    <w:rFonts w:asciiTheme="majorHAnsi" w:eastAsiaTheme="majorEastAsia" w:hAnsiTheme="majorHAnsi" w:cs="B Titr"/>
                    <w:caps/>
                    <w:sz w:val="20"/>
                    <w:szCs w:val="24"/>
                    <w:rtl/>
                    <w:lang w:val="en-CA" w:bidi="ar-BH"/>
                  </w:rPr>
                  <w:t xml:space="preserve">فنی و </w:t>
                </w:r>
                <w:r>
                  <w:rPr>
                    <w:rFonts w:asciiTheme="majorHAnsi" w:eastAsiaTheme="majorEastAsia" w:hAnsiTheme="majorHAnsi" w:cs="B Titr"/>
                    <w:caps/>
                    <w:sz w:val="20"/>
                    <w:szCs w:val="24"/>
                    <w:rtl/>
                    <w:lang w:val="en-CA" w:bidi="ar-BH"/>
                  </w:rPr>
                  <w:t xml:space="preserve">مهندسی </w:t>
                </w:r>
              </w:p>
              <w:p w14:paraId="72AB0856" w14:textId="4984FF12" w:rsidR="00DA4F73" w:rsidRPr="00DA4F73" w:rsidRDefault="000F492E" w:rsidP="00781EAA">
                <w:pPr>
                  <w:pStyle w:val="NoSpacing"/>
                  <w:bidi/>
                  <w:spacing w:line="360" w:lineRule="auto"/>
                  <w:jc w:val="center"/>
                  <w:rPr>
                    <w:rFonts w:ascii="Arial" w:eastAsiaTheme="majorEastAsia" w:hAnsi="Arial" w:cs="Arial"/>
                    <w:caps/>
                    <w:rtl/>
                    <w:lang w:bidi="ar-BH"/>
                  </w:rPr>
                </w:pPr>
                <w:r>
                  <w:rPr>
                    <w:rFonts w:asciiTheme="majorHAnsi" w:eastAsiaTheme="majorEastAsia" w:hAnsiTheme="majorHAnsi" w:cs="B Titr"/>
                    <w:caps/>
                    <w:sz w:val="20"/>
                    <w:szCs w:val="24"/>
                    <w:rtl/>
                    <w:lang w:val="en-CA" w:bidi="ar-BH"/>
                  </w:rPr>
                  <w:t>گروه مهندسی کامپیوتر</w:t>
                </w:r>
                <w:r w:rsidR="00DA4F73">
                  <w:rPr>
                    <w:rFonts w:asciiTheme="majorHAnsi" w:eastAsiaTheme="majorEastAsia" w:hAnsiTheme="majorHAnsi" w:cs="B Titr"/>
                    <w:caps/>
                    <w:sz w:val="20"/>
                    <w:szCs w:val="24"/>
                    <w:lang w:bidi="ar-BH"/>
                  </w:rPr>
                  <w:t> </w:t>
                </w:r>
                <w:r w:rsidR="00DA4F73">
                  <w:rPr>
                    <w:rFonts w:ascii="Arial" w:eastAsiaTheme="majorEastAsia" w:hAnsi="Arial" w:cs="Arial"/>
                    <w:caps/>
                    <w:sz w:val="20"/>
                    <w:szCs w:val="24"/>
                    <w:lang w:bidi="ar-BH"/>
                  </w:rPr>
                  <w:t> </w:t>
                </w:r>
              </w:p>
            </w:tc>
          </w:tr>
          <w:tr w:rsidR="00020242" w14:paraId="5E98CAA6" w14:textId="77777777" w:rsidTr="00EB5363">
            <w:trPr>
              <w:trHeight w:val="1258"/>
              <w:jc w:val="center"/>
            </w:trPr>
            <w:sdt>
              <w:sdtPr>
                <w:rPr>
                  <w:rFonts w:asciiTheme="majorHAnsi" w:eastAsiaTheme="majorEastAsia" w:hAnsiTheme="majorHAnsi" w:cs="B Titr"/>
                  <w:sz w:val="56"/>
                  <w:szCs w:val="56"/>
                  <w:rtl/>
                  <w:lang w:bidi="ar-BH"/>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14:paraId="10B082DB" w14:textId="520AB9B0" w:rsidR="00020242" w:rsidRPr="0041779B" w:rsidRDefault="00884C3F" w:rsidP="00781EAA">
                    <w:pPr>
                      <w:pStyle w:val="NoSpacing"/>
                      <w:bidi/>
                      <w:spacing w:line="360" w:lineRule="auto"/>
                      <w:jc w:val="center"/>
                      <w:rPr>
                        <w:rFonts w:asciiTheme="majorHAnsi" w:eastAsiaTheme="majorEastAsia" w:hAnsiTheme="majorHAnsi" w:cs="B Titr"/>
                        <w:sz w:val="56"/>
                        <w:szCs w:val="56"/>
                        <w:lang w:bidi="ar-BH"/>
                      </w:rPr>
                    </w:pPr>
                    <w:r>
                      <w:rPr>
                        <w:rFonts w:asciiTheme="majorHAnsi" w:eastAsiaTheme="majorEastAsia" w:hAnsiTheme="majorHAnsi" w:cs="B Titr"/>
                        <w:sz w:val="56"/>
                        <w:szCs w:val="56"/>
                        <w:rtl/>
                        <w:lang w:bidi="ar-BH"/>
                      </w:rPr>
                      <w:t>سامانه ساوا</w:t>
                    </w:r>
                  </w:p>
                </w:tc>
              </w:sdtContent>
            </w:sdt>
          </w:tr>
          <w:tr w:rsidR="00020242" w14:paraId="5A254CFE" w14:textId="77777777" w:rsidTr="00EB5363">
            <w:trPr>
              <w:trHeight w:val="628"/>
              <w:jc w:val="center"/>
            </w:trPr>
            <w:sdt>
              <w:sdtPr>
                <w:rPr>
                  <w:rFonts w:asciiTheme="majorHAnsi" w:eastAsiaTheme="majorEastAsia" w:hAnsiTheme="majorHAnsi" w:cs="B Titr"/>
                  <w:sz w:val="44"/>
                  <w:szCs w:val="44"/>
                  <w:rtl/>
                  <w:lang w:bidi="ar-BH"/>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14:paraId="26A319E6" w14:textId="7DEDEC10" w:rsidR="00020242" w:rsidRPr="0041779B" w:rsidRDefault="00884C3F" w:rsidP="00781EAA">
                    <w:pPr>
                      <w:pStyle w:val="NoSpacing"/>
                      <w:bidi/>
                      <w:spacing w:line="360" w:lineRule="auto"/>
                      <w:jc w:val="center"/>
                      <w:rPr>
                        <w:rFonts w:asciiTheme="majorHAnsi" w:eastAsiaTheme="majorEastAsia" w:hAnsiTheme="majorHAnsi" w:cs="B Titr"/>
                        <w:sz w:val="44"/>
                        <w:szCs w:val="44"/>
                        <w:lang w:bidi="ar-BH"/>
                      </w:rPr>
                    </w:pPr>
                    <w:r>
                      <w:rPr>
                        <w:rFonts w:asciiTheme="majorHAnsi" w:eastAsiaTheme="majorEastAsia" w:hAnsiTheme="majorHAnsi" w:cs="B Titr"/>
                        <w:sz w:val="44"/>
                        <w:szCs w:val="44"/>
                        <w:rtl/>
                        <w:lang w:bidi="ar-BH"/>
                      </w:rPr>
                      <w:t>سامانه انتخاب واحد و برنامه‌ریزی</w:t>
                    </w:r>
                  </w:p>
                </w:tc>
              </w:sdtContent>
            </w:sdt>
          </w:tr>
          <w:tr w:rsidR="00020242" w:rsidRPr="00847A24" w14:paraId="10E74A3E" w14:textId="77777777" w:rsidTr="00EB5363">
            <w:trPr>
              <w:trHeight w:val="314"/>
              <w:jc w:val="center"/>
            </w:trPr>
            <w:tc>
              <w:tcPr>
                <w:tcW w:w="5000" w:type="pct"/>
                <w:vAlign w:val="center"/>
              </w:tcPr>
              <w:p w14:paraId="64078E34" w14:textId="6B7C7C59" w:rsidR="000F7DDA" w:rsidRDefault="000F7DDA" w:rsidP="00781EAA">
                <w:pPr>
                  <w:pStyle w:val="NoSpacing"/>
                  <w:bidi/>
                  <w:spacing w:line="360" w:lineRule="auto"/>
                  <w:rPr>
                    <w:lang w:bidi="ar-BH"/>
                  </w:rPr>
                </w:pPr>
              </w:p>
            </w:tc>
          </w:tr>
          <w:tr w:rsidR="00020242" w14:paraId="75325810" w14:textId="77777777" w:rsidTr="00EB5363">
            <w:trPr>
              <w:trHeight w:val="5887"/>
              <w:jc w:val="center"/>
            </w:trPr>
            <w:tc>
              <w:tcPr>
                <w:tcW w:w="5000" w:type="pct"/>
                <w:vAlign w:val="center"/>
              </w:tcPr>
              <w:p w14:paraId="1417EED7" w14:textId="21BB47CA" w:rsidR="00020242" w:rsidRDefault="002B4DF0" w:rsidP="00781EAA">
                <w:pPr>
                  <w:pStyle w:val="NoSpacing"/>
                  <w:bidi/>
                  <w:spacing w:line="360" w:lineRule="auto"/>
                  <w:rPr>
                    <w:b/>
                    <w:bCs/>
                    <w:lang w:bidi="ar-BH"/>
                  </w:rPr>
                </w:pPr>
                <w:r w:rsidRPr="00627736">
                  <w:rPr>
                    <w:b/>
                    <w:bCs/>
                    <w:noProof/>
                    <w:lang w:bidi="ar-BH"/>
                  </w:rPr>
                  <mc:AlternateContent>
                    <mc:Choice Requires="wps">
                      <w:drawing>
                        <wp:anchor distT="45720" distB="45720" distL="114300" distR="114300" simplePos="0" relativeHeight="251660288" behindDoc="0" locked="0" layoutInCell="1" allowOverlap="1" wp14:anchorId="1402B637" wp14:editId="082F499B">
                          <wp:simplePos x="0" y="0"/>
                          <wp:positionH relativeFrom="column">
                            <wp:align>center</wp:align>
                          </wp:positionH>
                          <wp:positionV relativeFrom="paragraph">
                            <wp:posOffset>182880</wp:posOffset>
                          </wp:positionV>
                          <wp:extent cx="2360930" cy="1404620"/>
                          <wp:effectExtent l="0" t="0" r="127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9F41692" w14:textId="07ADC2F4" w:rsidR="005C6FB1" w:rsidRDefault="005C6FB1" w:rsidP="00627736">
                                      <w:pPr>
                                        <w:spacing w:line="240" w:lineRule="auto"/>
                                        <w:jc w:val="center"/>
                                        <w:rPr>
                                          <w:rFonts w:cstheme="minorBidi"/>
                                          <w:sz w:val="22"/>
                                          <w:szCs w:val="22"/>
                                          <w:rtl/>
                                        </w:rPr>
                                      </w:pPr>
                                      <w:r>
                                        <w:rPr>
                                          <w:rFonts w:cstheme="minorBidi" w:hint="cs"/>
                                          <w:sz w:val="22"/>
                                          <w:szCs w:val="22"/>
                                          <w:rtl/>
                                        </w:rPr>
                                        <w:t>پدیدآورندگان:</w:t>
                                      </w:r>
                                    </w:p>
                                    <w:p w14:paraId="4B21CF70" w14:textId="3AEC85A4" w:rsidR="005C6FB1" w:rsidRPr="006E2868" w:rsidRDefault="005C6FB1" w:rsidP="006E2868">
                                      <w:pPr>
                                        <w:spacing w:line="240" w:lineRule="auto"/>
                                        <w:jc w:val="center"/>
                                        <w:rPr>
                                          <w:rFonts w:cs="Calibri"/>
                                          <w:sz w:val="22"/>
                                          <w:szCs w:val="22"/>
                                          <w:rtl/>
                                          <w:lang w:val="en-US"/>
                                        </w:rPr>
                                      </w:pPr>
                                      <w:r>
                                        <w:rPr>
                                          <w:rFonts w:cstheme="minorBidi" w:hint="cs"/>
                                          <w:sz w:val="22"/>
                                          <w:szCs w:val="22"/>
                                          <w:rtl/>
                                        </w:rPr>
                                        <w:t xml:space="preserve">گروه </w:t>
                                      </w:r>
                                      <w:r>
                                        <w:rPr>
                                          <w:rFonts w:cs="Calibri" w:hint="cs"/>
                                          <w:sz w:val="22"/>
                                          <w:szCs w:val="22"/>
                                          <w:rtl/>
                                        </w:rPr>
                                        <w:t>Runtime Terror</w:t>
                                      </w:r>
                                    </w:p>
                                    <w:p w14:paraId="1412B3F0" w14:textId="1DD9E48E" w:rsidR="005C6FB1" w:rsidRPr="00627736" w:rsidRDefault="005C6FB1" w:rsidP="006E2868">
                                      <w:pPr>
                                        <w:spacing w:line="240" w:lineRule="auto"/>
                                        <w:jc w:val="center"/>
                                        <w:rPr>
                                          <w:rFonts w:cstheme="minorBidi"/>
                                          <w:sz w:val="22"/>
                                          <w:szCs w:val="22"/>
                                          <w:rtl/>
                                        </w:rPr>
                                      </w:pPr>
                                      <w:r w:rsidRPr="00627736">
                                        <w:rPr>
                                          <w:rFonts w:cstheme="minorBidi" w:hint="cs"/>
                                          <w:sz w:val="22"/>
                                          <w:szCs w:val="22"/>
                                          <w:rtl/>
                                        </w:rPr>
                                        <w:t>صدرا حکیم</w:t>
                                      </w:r>
                                    </w:p>
                                    <w:p w14:paraId="2C8DA9F2"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علی گلی</w:t>
                                      </w:r>
                                    </w:p>
                                    <w:p w14:paraId="51BD85C0"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پریسا محمدی</w:t>
                                      </w:r>
                                    </w:p>
                                    <w:p w14:paraId="6EC0F29C"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رضا مهتری</w:t>
                                      </w:r>
                                    </w:p>
                                    <w:p w14:paraId="7B283F08" w14:textId="1BD2E78F" w:rsidR="005C6FB1" w:rsidRDefault="005C6FB1" w:rsidP="00627736">
                                      <w:pPr>
                                        <w:spacing w:line="240" w:lineRule="auto"/>
                                        <w:jc w:val="center"/>
                                        <w:rPr>
                                          <w:rFonts w:cstheme="minorBidi"/>
                                          <w:sz w:val="22"/>
                                          <w:szCs w:val="22"/>
                                        </w:rPr>
                                      </w:pPr>
                                      <w:r w:rsidRPr="00627736">
                                        <w:rPr>
                                          <w:rFonts w:cstheme="minorBidi" w:hint="cs"/>
                                          <w:sz w:val="22"/>
                                          <w:szCs w:val="22"/>
                                          <w:rtl/>
                                        </w:rPr>
                                        <w:t>صبا هنرمند</w:t>
                                      </w:r>
                                    </w:p>
                                    <w:p w14:paraId="050A0B9B" w14:textId="77777777" w:rsidR="005C6FB1" w:rsidRDefault="005C6FB1" w:rsidP="00627736">
                                      <w:pPr>
                                        <w:spacing w:line="240" w:lineRule="auto"/>
                                        <w:jc w:val="center"/>
                                        <w:rPr>
                                          <w:rFonts w:cstheme="minorBidi"/>
                                          <w:sz w:val="22"/>
                                          <w:szCs w:val="22"/>
                                          <w:rtl/>
                                        </w:rPr>
                                      </w:pPr>
                                    </w:p>
                                    <w:p w14:paraId="5207198E" w14:textId="77777777" w:rsidR="005C6FB1" w:rsidRPr="00627736" w:rsidRDefault="005C6FB1" w:rsidP="00627736">
                                      <w:pPr>
                                        <w:spacing w:line="240" w:lineRule="auto"/>
                                        <w:jc w:val="center"/>
                                        <w:rPr>
                                          <w:rFonts w:cstheme="minorBidi"/>
                                          <w:sz w:val="22"/>
                                          <w:szCs w:val="22"/>
                                        </w:rPr>
                                      </w:pPr>
                                      <w:r>
                                        <w:rPr>
                                          <w:rFonts w:cstheme="minorBidi" w:hint="cs"/>
                                          <w:sz w:val="22"/>
                                          <w:szCs w:val="22"/>
                                          <w:rtl/>
                                        </w:rPr>
                                        <w:t>استاد راهنما : دکتر بهمن زمانی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402B637"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60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" strokecolor="white [3212]">
                          <v:textbox style="mso-fit-shape-to-text:t">
                            <w:txbxContent>
                              <w:p w14:paraId="29F41692" w14:textId="07ADC2F4" w:rsidR="005C6FB1" w:rsidRDefault="005C6FB1" w:rsidP="00627736">
                                <w:pPr>
                                  <w:spacing w:line="240" w:lineRule="auto"/>
                                  <w:jc w:val="center"/>
                                  <w:rPr>
                                    <w:rFonts w:cstheme="minorBidi"/>
                                    <w:sz w:val="22"/>
                                    <w:szCs w:val="22"/>
                                    <w:rtl/>
                                  </w:rPr>
                                </w:pPr>
                                <w:r>
                                  <w:rPr>
                                    <w:rFonts w:cstheme="minorBidi" w:hint="cs"/>
                                    <w:sz w:val="22"/>
                                    <w:szCs w:val="22"/>
                                    <w:rtl/>
                                  </w:rPr>
                                  <w:t>پدیدآورندگان:</w:t>
                                </w:r>
                              </w:p>
                              <w:p w14:paraId="4B21CF70" w14:textId="3AEC85A4" w:rsidR="005C6FB1" w:rsidRPr="006E2868" w:rsidRDefault="005C6FB1" w:rsidP="006E2868">
                                <w:pPr>
                                  <w:spacing w:line="240" w:lineRule="auto"/>
                                  <w:jc w:val="center"/>
                                  <w:rPr>
                                    <w:rFonts w:cs="Calibri"/>
                                    <w:sz w:val="22"/>
                                    <w:szCs w:val="22"/>
                                    <w:rtl/>
                                    <w:lang w:val="en-US"/>
                                  </w:rPr>
                                </w:pPr>
                                <w:r>
                                  <w:rPr>
                                    <w:rFonts w:cstheme="minorBidi" w:hint="cs"/>
                                    <w:sz w:val="22"/>
                                    <w:szCs w:val="22"/>
                                    <w:rtl/>
                                  </w:rPr>
                                  <w:t xml:space="preserve">گروه </w:t>
                                </w:r>
                                <w:r>
                                  <w:rPr>
                                    <w:rFonts w:cs="Calibri" w:hint="cs"/>
                                    <w:sz w:val="22"/>
                                    <w:szCs w:val="22"/>
                                    <w:rtl/>
                                  </w:rPr>
                                  <w:t>Runtime Terror</w:t>
                                </w:r>
                              </w:p>
                              <w:p w14:paraId="1412B3F0" w14:textId="1DD9E48E" w:rsidR="005C6FB1" w:rsidRPr="00627736" w:rsidRDefault="005C6FB1" w:rsidP="006E2868">
                                <w:pPr>
                                  <w:spacing w:line="240" w:lineRule="auto"/>
                                  <w:jc w:val="center"/>
                                  <w:rPr>
                                    <w:rFonts w:cstheme="minorBidi"/>
                                    <w:sz w:val="22"/>
                                    <w:szCs w:val="22"/>
                                    <w:rtl/>
                                  </w:rPr>
                                </w:pPr>
                                <w:r w:rsidRPr="00627736">
                                  <w:rPr>
                                    <w:rFonts w:cstheme="minorBidi" w:hint="cs"/>
                                    <w:sz w:val="22"/>
                                    <w:szCs w:val="22"/>
                                    <w:rtl/>
                                  </w:rPr>
                                  <w:t>صدرا حکیم</w:t>
                                </w:r>
                              </w:p>
                              <w:p w14:paraId="2C8DA9F2"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علی گلی</w:t>
                                </w:r>
                              </w:p>
                              <w:p w14:paraId="51BD85C0"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پریسا محمدی</w:t>
                                </w:r>
                              </w:p>
                              <w:p w14:paraId="6EC0F29C" w14:textId="77777777" w:rsidR="005C6FB1" w:rsidRPr="00627736" w:rsidRDefault="005C6FB1" w:rsidP="00627736">
                                <w:pPr>
                                  <w:spacing w:line="240" w:lineRule="auto"/>
                                  <w:jc w:val="center"/>
                                  <w:rPr>
                                    <w:rFonts w:cstheme="minorBidi"/>
                                    <w:sz w:val="22"/>
                                    <w:szCs w:val="22"/>
                                    <w:rtl/>
                                  </w:rPr>
                                </w:pPr>
                                <w:r w:rsidRPr="00627736">
                                  <w:rPr>
                                    <w:rFonts w:cstheme="minorBidi" w:hint="cs"/>
                                    <w:sz w:val="22"/>
                                    <w:szCs w:val="22"/>
                                    <w:rtl/>
                                  </w:rPr>
                                  <w:t>رضا مهتری</w:t>
                                </w:r>
                              </w:p>
                              <w:p w14:paraId="7B283F08" w14:textId="1BD2E78F" w:rsidR="005C6FB1" w:rsidRDefault="005C6FB1" w:rsidP="00627736">
                                <w:pPr>
                                  <w:spacing w:line="240" w:lineRule="auto"/>
                                  <w:jc w:val="center"/>
                                  <w:rPr>
                                    <w:rFonts w:cstheme="minorBidi"/>
                                    <w:sz w:val="22"/>
                                    <w:szCs w:val="22"/>
                                  </w:rPr>
                                </w:pPr>
                                <w:r w:rsidRPr="00627736">
                                  <w:rPr>
                                    <w:rFonts w:cstheme="minorBidi" w:hint="cs"/>
                                    <w:sz w:val="22"/>
                                    <w:szCs w:val="22"/>
                                    <w:rtl/>
                                  </w:rPr>
                                  <w:t>صبا هنرمند</w:t>
                                </w:r>
                              </w:p>
                              <w:p w14:paraId="050A0B9B" w14:textId="77777777" w:rsidR="005C6FB1" w:rsidRDefault="005C6FB1" w:rsidP="00627736">
                                <w:pPr>
                                  <w:spacing w:line="240" w:lineRule="auto"/>
                                  <w:jc w:val="center"/>
                                  <w:rPr>
                                    <w:rFonts w:cstheme="minorBidi"/>
                                    <w:sz w:val="22"/>
                                    <w:szCs w:val="22"/>
                                    <w:rtl/>
                                  </w:rPr>
                                </w:pPr>
                              </w:p>
                              <w:p w14:paraId="5207198E" w14:textId="77777777" w:rsidR="005C6FB1" w:rsidRPr="00627736" w:rsidRDefault="005C6FB1" w:rsidP="00627736">
                                <w:pPr>
                                  <w:spacing w:line="240" w:lineRule="auto"/>
                                  <w:jc w:val="center"/>
                                  <w:rPr>
                                    <w:rFonts w:cstheme="minorBidi"/>
                                    <w:sz w:val="22"/>
                                    <w:szCs w:val="22"/>
                                  </w:rPr>
                                </w:pPr>
                                <w:r>
                                  <w:rPr>
                                    <w:rFonts w:cstheme="minorBidi" w:hint="cs"/>
                                    <w:sz w:val="22"/>
                                    <w:szCs w:val="22"/>
                                    <w:rtl/>
                                  </w:rPr>
                                  <w:t>استاد راهنما : دکتر بهمن زمانی</w:t>
                                </w:r>
                              </w:p>
                            </w:txbxContent>
                          </v:textbox>
                          <w10:wrap type="square"/>
                        </v:shape>
                      </w:pict>
                    </mc:Fallback>
                  </mc:AlternateContent>
                </w:r>
              </w:p>
            </w:tc>
          </w:tr>
          <w:tr w:rsidR="00020242" w14:paraId="0EAAA3D3" w14:textId="77777777" w:rsidTr="00EB5363">
            <w:trPr>
              <w:trHeight w:val="314"/>
              <w:jc w:val="center"/>
            </w:trPr>
            <w:sdt>
              <w:sdtPr>
                <w:rPr>
                  <w:b/>
                  <w:bCs/>
                  <w:rtl/>
                  <w:lang w:bidi="ar-BH"/>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tcPr>
                  <w:p w14:paraId="2769533A" w14:textId="382AF450" w:rsidR="00020242" w:rsidRDefault="00884C3F" w:rsidP="00781EAA">
                    <w:pPr>
                      <w:pStyle w:val="NoSpacing"/>
                      <w:bidi/>
                      <w:spacing w:line="360" w:lineRule="auto"/>
                      <w:jc w:val="center"/>
                      <w:rPr>
                        <w:b/>
                        <w:bCs/>
                        <w:lang w:bidi="ar-BH"/>
                      </w:rPr>
                    </w:pPr>
                    <w:r>
                      <w:rPr>
                        <w:b/>
                        <w:bCs/>
                        <w:rtl/>
                        <w:lang w:bidi="ar-BH"/>
                      </w:rPr>
                      <w:t>آذر 1399</w:t>
                    </w:r>
                  </w:p>
                </w:tc>
              </w:sdtContent>
            </w:sdt>
          </w:tr>
        </w:tbl>
        <w:p w14:paraId="435BA1A1" w14:textId="77777777" w:rsidR="00020242" w:rsidRDefault="00020242" w:rsidP="00781EAA">
          <w:pPr>
            <w:spacing w:line="360" w:lineRule="auto"/>
            <w:rPr>
              <w:lang w:bidi="ar-BH"/>
            </w:rPr>
          </w:pPr>
        </w:p>
        <w:tbl>
          <w:tblPr>
            <w:tblpPr w:leftFromText="187" w:rightFromText="187" w:horzAnchor="margin" w:tblpXSpec="center" w:tblpYSpec="bottom"/>
            <w:tblW w:w="5000" w:type="pct"/>
            <w:tblLook w:val="04A0" w:firstRow="1" w:lastRow="0" w:firstColumn="1" w:lastColumn="0" w:noHBand="0" w:noVBand="1"/>
          </w:tblPr>
          <w:tblGrid>
            <w:gridCol w:w="9026"/>
          </w:tblGrid>
          <w:tr w:rsidR="00020242" w14:paraId="1D80D709" w14:textId="77777777">
            <w:tc>
              <w:tcPr>
                <w:tcW w:w="5000" w:type="pct"/>
              </w:tcPr>
              <w:p w14:paraId="2D547E5F" w14:textId="77777777" w:rsidR="00020242" w:rsidRDefault="00020242" w:rsidP="00781EAA">
                <w:pPr>
                  <w:pStyle w:val="NoSpacing"/>
                  <w:bidi/>
                  <w:spacing w:line="360" w:lineRule="auto"/>
                  <w:rPr>
                    <w:lang w:bidi="ar-BH"/>
                  </w:rPr>
                </w:pPr>
              </w:p>
            </w:tc>
          </w:tr>
        </w:tbl>
        <w:p w14:paraId="60DA6EB7" w14:textId="57C22320" w:rsidR="00020242" w:rsidRPr="00DC703A" w:rsidRDefault="00977C5D" w:rsidP="00781EAA">
          <w:pPr>
            <w:spacing w:line="360" w:lineRule="auto"/>
            <w:jc w:val="both"/>
            <w:rPr>
              <w:rFonts w:asciiTheme="majorHAnsi" w:eastAsiaTheme="majorEastAsia" w:hAnsiTheme="majorHAnsi" w:cstheme="majorBidi"/>
              <w:b/>
              <w:bCs/>
              <w:color w:val="365F91" w:themeColor="accent1" w:themeShade="BF"/>
              <w:sz w:val="28"/>
              <w:szCs w:val="28"/>
              <w:rtl/>
              <w:lang w:val="en-US" w:bidi="ar-BH"/>
            </w:rPr>
          </w:pPr>
        </w:p>
      </w:sdtContent>
    </w:sdt>
    <w:sdt>
      <w:sdtPr>
        <w:rPr>
          <w:rFonts w:ascii="Times New Roman" w:eastAsiaTheme="minorHAnsi" w:hAnsi="Times New Roman" w:cs="B Mitra"/>
          <w:b w:val="0"/>
          <w:bCs w:val="0"/>
          <w:sz w:val="20"/>
          <w:szCs w:val="24"/>
          <w:rtl/>
          <w:lang w:val="en-CA" w:bidi="ar-BH"/>
        </w:rPr>
        <w:id w:val="58457662"/>
        <w:docPartObj>
          <w:docPartGallery w:val="Table of Contents"/>
          <w:docPartUnique/>
        </w:docPartObj>
      </w:sdtPr>
      <w:sdtEndPr/>
      <w:sdtContent>
        <w:p w14:paraId="36D651C1" w14:textId="77777777" w:rsidR="002D6554" w:rsidRDefault="002D6554" w:rsidP="00781EAA">
          <w:pPr>
            <w:pStyle w:val="TOCHeading"/>
            <w:bidi/>
            <w:spacing w:line="360" w:lineRule="auto"/>
            <w:jc w:val="center"/>
            <w:rPr>
              <w:rtl/>
              <w:lang w:bidi="ar-BH"/>
            </w:rPr>
          </w:pPr>
          <w:r>
            <w:rPr>
              <w:rtl/>
              <w:lang w:bidi="ar-BH"/>
            </w:rPr>
            <w:t>فهرست مطالب</w:t>
          </w:r>
        </w:p>
        <w:p w14:paraId="174981DE" w14:textId="5FBF94C2" w:rsidR="00C03CE0" w:rsidRDefault="00D85D17">
          <w:pPr>
            <w:pStyle w:val="TOC1"/>
            <w:rPr>
              <w:rFonts w:asciiTheme="minorHAnsi" w:eastAsiaTheme="minorEastAsia" w:hAnsiTheme="minorHAnsi" w:cstheme="minorBidi"/>
              <w:noProof/>
              <w:sz w:val="22"/>
              <w:szCs w:val="22"/>
              <w:rtl/>
              <w:lang w:val="en-US" w:bidi="ar-SA"/>
            </w:rPr>
          </w:pPr>
          <w:r>
            <w:rPr>
              <w:lang w:bidi="ar-BH"/>
            </w:rPr>
            <w:fldChar w:fldCharType="begin"/>
          </w:r>
          <w:r w:rsidR="002D6554">
            <w:rPr>
              <w:lang w:bidi="ar-BH"/>
            </w:rPr>
            <w:instrText xml:space="preserve"> TOC \o "1-3" \h \z \u </w:instrText>
          </w:r>
          <w:r>
            <w:rPr>
              <w:lang w:bidi="ar-BH"/>
            </w:rPr>
            <w:fldChar w:fldCharType="separate"/>
          </w:r>
          <w:hyperlink w:anchor="_Toc59664194" w:history="1">
            <w:r w:rsidR="00C03CE0" w:rsidRPr="00846CB8">
              <w:rPr>
                <w:rStyle w:val="Hyperlink"/>
                <w:noProof/>
                <w:rtl/>
                <w:lang w:bidi="ar-BH"/>
              </w:rPr>
              <w:t xml:space="preserve">فصل اول: سند </w:t>
            </w:r>
            <w:r w:rsidR="00C03CE0" w:rsidRPr="00846CB8">
              <w:rPr>
                <w:rStyle w:val="Hyperlink"/>
                <w:noProof/>
                <w:rtl/>
                <w:lang w:val="en-US" w:bidi="ar-BH"/>
              </w:rPr>
              <w:t>ن</w:t>
            </w:r>
            <w:r w:rsidR="00C03CE0" w:rsidRPr="00846CB8">
              <w:rPr>
                <w:rStyle w:val="Hyperlink"/>
                <w:rFonts w:hint="cs"/>
                <w:noProof/>
                <w:rtl/>
                <w:lang w:val="en-US" w:bidi="ar-BH"/>
              </w:rPr>
              <w:t>ی</w:t>
            </w:r>
            <w:r w:rsidR="00C03CE0" w:rsidRPr="00846CB8">
              <w:rPr>
                <w:rStyle w:val="Hyperlink"/>
                <w:rFonts w:hint="eastAsia"/>
                <w:noProof/>
                <w:rtl/>
                <w:lang w:val="en-US" w:bidi="ar-BH"/>
              </w:rPr>
              <w:t>ازمند</w:t>
            </w:r>
            <w:r w:rsidR="00C03CE0" w:rsidRPr="00846CB8">
              <w:rPr>
                <w:rStyle w:val="Hyperlink"/>
                <w:rFonts w:hint="cs"/>
                <w:noProof/>
                <w:rtl/>
                <w:lang w:val="en-US" w:bidi="ar-BH"/>
              </w:rPr>
              <w:t>ی</w:t>
            </w:r>
            <w:r w:rsidR="00C03CE0" w:rsidRPr="00846CB8">
              <w:rPr>
                <w:rStyle w:val="Hyperlink"/>
                <w:rFonts w:ascii="Arial" w:hAnsi="Arial" w:cs="Arial" w:hint="cs"/>
                <w:noProof/>
                <w:rtl/>
                <w:lang w:val="en-US" w:bidi="ar-BH"/>
              </w:rPr>
              <w:t> </w:t>
            </w:r>
            <w:r w:rsidR="00C03CE0" w:rsidRPr="00846CB8">
              <w:rPr>
                <w:rStyle w:val="Hyperlink"/>
                <w:rFonts w:hint="cs"/>
                <w:noProof/>
                <w:rtl/>
                <w:lang w:val="en-US" w:bidi="ar-BH"/>
              </w:rPr>
              <w:t>های</w:t>
            </w:r>
            <w:r w:rsidR="00C03CE0" w:rsidRPr="00846CB8">
              <w:rPr>
                <w:rStyle w:val="Hyperlink"/>
                <w:noProof/>
                <w:rtl/>
                <w:lang w:val="en-US" w:bidi="ar-BH"/>
              </w:rPr>
              <w:t xml:space="preserve"> نرم</w:t>
            </w:r>
            <w:r w:rsidR="00C03CE0" w:rsidRPr="00846CB8">
              <w:rPr>
                <w:rStyle w:val="Hyperlink"/>
                <w:rFonts w:ascii="Arial" w:hAnsi="Arial" w:cs="Arial" w:hint="cs"/>
                <w:noProof/>
                <w:rtl/>
                <w:lang w:val="en-US" w:bidi="ar-BH"/>
              </w:rPr>
              <w:t> </w:t>
            </w:r>
            <w:r w:rsidR="00C03CE0" w:rsidRPr="00846CB8">
              <w:rPr>
                <w:rStyle w:val="Hyperlink"/>
                <w:rFonts w:hint="cs"/>
                <w:noProof/>
                <w:rtl/>
                <w:lang w:val="en-US" w:bidi="ar-BH"/>
              </w:rPr>
              <w:t>افزار</w:t>
            </w:r>
            <w:r w:rsidR="00C03CE0">
              <w:rPr>
                <w:noProof/>
                <w:webHidden/>
                <w:rtl/>
              </w:rPr>
              <w:tab/>
            </w:r>
            <w:r w:rsidR="00C03CE0">
              <w:rPr>
                <w:noProof/>
                <w:webHidden/>
                <w:rtl/>
              </w:rPr>
              <w:fldChar w:fldCharType="begin"/>
            </w:r>
            <w:r w:rsidR="00C03CE0">
              <w:rPr>
                <w:noProof/>
                <w:webHidden/>
                <w:rtl/>
              </w:rPr>
              <w:instrText xml:space="preserve"> </w:instrText>
            </w:r>
            <w:r w:rsidR="00C03CE0">
              <w:rPr>
                <w:noProof/>
                <w:webHidden/>
              </w:rPr>
              <w:instrText>PAGEREF</w:instrText>
            </w:r>
            <w:r w:rsidR="00C03CE0">
              <w:rPr>
                <w:noProof/>
                <w:webHidden/>
                <w:rtl/>
              </w:rPr>
              <w:instrText xml:space="preserve"> _</w:instrText>
            </w:r>
            <w:r w:rsidR="00C03CE0">
              <w:rPr>
                <w:noProof/>
                <w:webHidden/>
              </w:rPr>
              <w:instrText>Toc59664194 \h</w:instrText>
            </w:r>
            <w:r w:rsidR="00C03CE0">
              <w:rPr>
                <w:noProof/>
                <w:webHidden/>
                <w:rtl/>
              </w:rPr>
              <w:instrText xml:space="preserve"> </w:instrText>
            </w:r>
            <w:r w:rsidR="00C03CE0">
              <w:rPr>
                <w:noProof/>
                <w:webHidden/>
                <w:rtl/>
              </w:rPr>
            </w:r>
            <w:r w:rsidR="00C03CE0">
              <w:rPr>
                <w:noProof/>
                <w:webHidden/>
                <w:rtl/>
              </w:rPr>
              <w:fldChar w:fldCharType="separate"/>
            </w:r>
            <w:r w:rsidR="00C03CE0">
              <w:rPr>
                <w:noProof/>
                <w:webHidden/>
                <w:rtl/>
              </w:rPr>
              <w:t>4</w:t>
            </w:r>
            <w:r w:rsidR="00C03CE0">
              <w:rPr>
                <w:noProof/>
                <w:webHidden/>
                <w:rtl/>
              </w:rPr>
              <w:fldChar w:fldCharType="end"/>
            </w:r>
          </w:hyperlink>
        </w:p>
        <w:p w14:paraId="7A07DE99" w14:textId="05789880" w:rsidR="00C03CE0" w:rsidRDefault="00977C5D">
          <w:pPr>
            <w:pStyle w:val="TOC2"/>
            <w:rPr>
              <w:rFonts w:asciiTheme="minorHAnsi" w:eastAsiaTheme="minorEastAsia" w:hAnsiTheme="minorHAnsi" w:cstheme="minorBidi"/>
              <w:sz w:val="22"/>
              <w:szCs w:val="22"/>
              <w:rtl/>
              <w:lang w:bidi="ar-SA"/>
            </w:rPr>
          </w:pPr>
          <w:hyperlink w:anchor="_Toc59664195" w:history="1">
            <w:r w:rsidR="00C03CE0" w:rsidRPr="00846CB8">
              <w:rPr>
                <w:rStyle w:val="Hyperlink"/>
                <w:rtl/>
                <w:lang w:bidi="ar-BH"/>
              </w:rPr>
              <w:t>1-1</w:t>
            </w:r>
            <w:r w:rsidR="00C03CE0" w:rsidRPr="00846CB8">
              <w:rPr>
                <w:rStyle w:val="Hyperlink"/>
                <w:rtl/>
                <w:lang w:bidi="fa-IR"/>
              </w:rPr>
              <w:t xml:space="preserve"> مقدمه</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Toc59664195 \h</w:instrText>
            </w:r>
            <w:r w:rsidR="00C03CE0">
              <w:rPr>
                <w:webHidden/>
                <w:rtl/>
              </w:rPr>
              <w:instrText xml:space="preserve"> </w:instrText>
            </w:r>
            <w:r w:rsidR="00C03CE0">
              <w:rPr>
                <w:webHidden/>
                <w:rtl/>
              </w:rPr>
            </w:r>
            <w:r w:rsidR="00C03CE0">
              <w:rPr>
                <w:webHidden/>
                <w:rtl/>
              </w:rPr>
              <w:fldChar w:fldCharType="separate"/>
            </w:r>
            <w:r w:rsidR="00C03CE0">
              <w:rPr>
                <w:webHidden/>
                <w:rtl/>
              </w:rPr>
              <w:t>4</w:t>
            </w:r>
            <w:r w:rsidR="00C03CE0">
              <w:rPr>
                <w:webHidden/>
                <w:rtl/>
              </w:rPr>
              <w:fldChar w:fldCharType="end"/>
            </w:r>
          </w:hyperlink>
        </w:p>
        <w:p w14:paraId="1AF39DF1" w14:textId="0406AFF9" w:rsidR="00C03CE0" w:rsidRDefault="00977C5D">
          <w:pPr>
            <w:pStyle w:val="TOC3"/>
            <w:rPr>
              <w:rFonts w:asciiTheme="minorHAnsi" w:eastAsiaTheme="minorEastAsia" w:hAnsiTheme="minorHAnsi" w:cstheme="minorBidi"/>
              <w:sz w:val="22"/>
              <w:szCs w:val="22"/>
              <w:rtl/>
              <w:lang w:bidi="ar-SA"/>
            </w:rPr>
          </w:pPr>
          <w:hyperlink w:anchor="_Toc59664196" w:history="1">
            <w:r w:rsidR="00C03CE0" w:rsidRPr="00846CB8">
              <w:rPr>
                <w:rStyle w:val="Hyperlink"/>
                <w:rtl/>
              </w:rPr>
              <w:t>1-1-1 هدف</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Toc59664196 \h</w:instrText>
            </w:r>
            <w:r w:rsidR="00C03CE0">
              <w:rPr>
                <w:webHidden/>
                <w:rtl/>
              </w:rPr>
              <w:instrText xml:space="preserve"> </w:instrText>
            </w:r>
            <w:r w:rsidR="00C03CE0">
              <w:rPr>
                <w:webHidden/>
                <w:rtl/>
              </w:rPr>
            </w:r>
            <w:r w:rsidR="00C03CE0">
              <w:rPr>
                <w:webHidden/>
                <w:rtl/>
              </w:rPr>
              <w:fldChar w:fldCharType="separate"/>
            </w:r>
            <w:r w:rsidR="00C03CE0">
              <w:rPr>
                <w:webHidden/>
                <w:rtl/>
              </w:rPr>
              <w:t>4</w:t>
            </w:r>
            <w:r w:rsidR="00C03CE0">
              <w:rPr>
                <w:webHidden/>
                <w:rtl/>
              </w:rPr>
              <w:fldChar w:fldCharType="end"/>
            </w:r>
          </w:hyperlink>
        </w:p>
        <w:p w14:paraId="0EFED649" w14:textId="3F3C11CA" w:rsidR="00C03CE0" w:rsidRDefault="00977C5D">
          <w:pPr>
            <w:pStyle w:val="TOC3"/>
            <w:rPr>
              <w:rFonts w:asciiTheme="minorHAnsi" w:eastAsiaTheme="minorEastAsia" w:hAnsiTheme="minorHAnsi" w:cstheme="minorBidi"/>
              <w:sz w:val="22"/>
              <w:szCs w:val="22"/>
              <w:rtl/>
              <w:lang w:bidi="ar-SA"/>
            </w:rPr>
          </w:pPr>
          <w:hyperlink w:anchor="_Toc59664197" w:history="1">
            <w:r w:rsidR="00C03CE0" w:rsidRPr="00846CB8">
              <w:rPr>
                <w:rStyle w:val="Hyperlink"/>
                <w:rtl/>
              </w:rPr>
              <w:t>1-1-2 قلمرو</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Toc59664197 \h</w:instrText>
            </w:r>
            <w:r w:rsidR="00C03CE0">
              <w:rPr>
                <w:webHidden/>
                <w:rtl/>
              </w:rPr>
              <w:instrText xml:space="preserve"> </w:instrText>
            </w:r>
            <w:r w:rsidR="00C03CE0">
              <w:rPr>
                <w:webHidden/>
                <w:rtl/>
              </w:rPr>
            </w:r>
            <w:r w:rsidR="00C03CE0">
              <w:rPr>
                <w:webHidden/>
                <w:rtl/>
              </w:rPr>
              <w:fldChar w:fldCharType="separate"/>
            </w:r>
            <w:r w:rsidR="00C03CE0">
              <w:rPr>
                <w:webHidden/>
                <w:rtl/>
              </w:rPr>
              <w:t>4</w:t>
            </w:r>
            <w:r w:rsidR="00C03CE0">
              <w:rPr>
                <w:webHidden/>
                <w:rtl/>
              </w:rPr>
              <w:fldChar w:fldCharType="end"/>
            </w:r>
          </w:hyperlink>
        </w:p>
        <w:p w14:paraId="616F56AE" w14:textId="0DFED2DD" w:rsidR="00C03CE0" w:rsidRDefault="00977C5D">
          <w:pPr>
            <w:pStyle w:val="TOC3"/>
            <w:rPr>
              <w:rFonts w:asciiTheme="minorHAnsi" w:eastAsiaTheme="minorEastAsia" w:hAnsiTheme="minorHAnsi" w:cstheme="minorBidi"/>
              <w:sz w:val="22"/>
              <w:szCs w:val="22"/>
              <w:rtl/>
              <w:lang w:bidi="ar-SA"/>
            </w:rPr>
          </w:pPr>
          <w:hyperlink w:anchor="_Toc59664198" w:history="1">
            <w:r w:rsidR="00C03CE0" w:rsidRPr="00846CB8">
              <w:rPr>
                <w:rStyle w:val="Hyperlink"/>
                <w:rtl/>
              </w:rPr>
              <w:t>1-1-3 تعار</w:t>
            </w:r>
            <w:r w:rsidR="00C03CE0" w:rsidRPr="00846CB8">
              <w:rPr>
                <w:rStyle w:val="Hyperlink"/>
                <w:rFonts w:hint="cs"/>
                <w:rtl/>
              </w:rPr>
              <w:t>ی</w:t>
            </w:r>
            <w:r w:rsidR="00C03CE0" w:rsidRPr="00846CB8">
              <w:rPr>
                <w:rStyle w:val="Hyperlink"/>
                <w:rFonts w:hint="eastAsia"/>
                <w:rtl/>
              </w:rPr>
              <w:t>ف،</w:t>
            </w:r>
            <w:r w:rsidR="00C03CE0" w:rsidRPr="00846CB8">
              <w:rPr>
                <w:rStyle w:val="Hyperlink"/>
                <w:rtl/>
              </w:rPr>
              <w:t xml:space="preserve"> سرنام</w:t>
            </w:r>
            <w:r w:rsidR="00C03CE0" w:rsidRPr="00846CB8">
              <w:rPr>
                <w:rStyle w:val="Hyperlink"/>
              </w:rPr>
              <w:t>‌</w:t>
            </w:r>
            <w:r w:rsidR="00C03CE0" w:rsidRPr="00846CB8">
              <w:rPr>
                <w:rStyle w:val="Hyperlink"/>
                <w:rtl/>
              </w:rPr>
              <w:t>ها و کوته</w:t>
            </w:r>
            <w:r w:rsidR="00C03CE0" w:rsidRPr="00846CB8">
              <w:rPr>
                <w:rStyle w:val="Hyperlink"/>
                <w:rFonts w:ascii="Arial" w:hAnsi="Arial" w:cs="Arial"/>
                <w:rtl/>
              </w:rPr>
              <w:t> </w:t>
            </w:r>
            <w:r w:rsidR="00C03CE0" w:rsidRPr="00846CB8">
              <w:rPr>
                <w:rStyle w:val="Hyperlink"/>
                <w:rtl/>
              </w:rPr>
              <w:t>نوشت</w:t>
            </w:r>
            <w:r w:rsidR="00C03CE0" w:rsidRPr="00846CB8">
              <w:rPr>
                <w:rStyle w:val="Hyperlink"/>
              </w:rPr>
              <w:t>‌</w:t>
            </w:r>
            <w:r w:rsidR="00C03CE0" w:rsidRPr="00846CB8">
              <w:rPr>
                <w:rStyle w:val="Hyperlink"/>
                <w:rtl/>
              </w:rPr>
              <w:t>ها</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Toc59664198 \h</w:instrText>
            </w:r>
            <w:r w:rsidR="00C03CE0">
              <w:rPr>
                <w:webHidden/>
                <w:rtl/>
              </w:rPr>
              <w:instrText xml:space="preserve"> </w:instrText>
            </w:r>
            <w:r w:rsidR="00C03CE0">
              <w:rPr>
                <w:webHidden/>
                <w:rtl/>
              </w:rPr>
            </w:r>
            <w:r w:rsidR="00C03CE0">
              <w:rPr>
                <w:webHidden/>
                <w:rtl/>
              </w:rPr>
              <w:fldChar w:fldCharType="separate"/>
            </w:r>
            <w:r w:rsidR="00C03CE0">
              <w:rPr>
                <w:webHidden/>
                <w:rtl/>
              </w:rPr>
              <w:t>5</w:t>
            </w:r>
            <w:r w:rsidR="00C03CE0">
              <w:rPr>
                <w:webHidden/>
                <w:rtl/>
              </w:rPr>
              <w:fldChar w:fldCharType="end"/>
            </w:r>
          </w:hyperlink>
        </w:p>
        <w:p w14:paraId="075D38D7" w14:textId="06A819A3" w:rsidR="00C03CE0" w:rsidRDefault="00977C5D">
          <w:pPr>
            <w:pStyle w:val="TOC3"/>
            <w:rPr>
              <w:rFonts w:asciiTheme="minorHAnsi" w:eastAsiaTheme="minorEastAsia" w:hAnsiTheme="minorHAnsi" w:cstheme="minorBidi"/>
              <w:sz w:val="22"/>
              <w:szCs w:val="22"/>
              <w:rtl/>
              <w:lang w:bidi="ar-SA"/>
            </w:rPr>
          </w:pPr>
          <w:hyperlink w:anchor="_Toc59664199" w:history="1">
            <w:r w:rsidR="00C03CE0" w:rsidRPr="00846CB8">
              <w:rPr>
                <w:rStyle w:val="Hyperlink"/>
                <w:rtl/>
              </w:rPr>
              <w:t>1-1-4 مراجع</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Toc59664199 \h</w:instrText>
            </w:r>
            <w:r w:rsidR="00C03CE0">
              <w:rPr>
                <w:webHidden/>
                <w:rtl/>
              </w:rPr>
              <w:instrText xml:space="preserve"> </w:instrText>
            </w:r>
            <w:r w:rsidR="00C03CE0">
              <w:rPr>
                <w:webHidden/>
                <w:rtl/>
              </w:rPr>
            </w:r>
            <w:r w:rsidR="00C03CE0">
              <w:rPr>
                <w:webHidden/>
                <w:rtl/>
              </w:rPr>
              <w:fldChar w:fldCharType="separate"/>
            </w:r>
            <w:r w:rsidR="00C03CE0">
              <w:rPr>
                <w:webHidden/>
                <w:rtl/>
              </w:rPr>
              <w:t>5</w:t>
            </w:r>
            <w:r w:rsidR="00C03CE0">
              <w:rPr>
                <w:webHidden/>
                <w:rtl/>
              </w:rPr>
              <w:fldChar w:fldCharType="end"/>
            </w:r>
          </w:hyperlink>
        </w:p>
        <w:p w14:paraId="1E5A4B9A" w14:textId="51796C54" w:rsidR="00C03CE0" w:rsidRDefault="00977C5D">
          <w:pPr>
            <w:pStyle w:val="TOC3"/>
            <w:rPr>
              <w:rFonts w:asciiTheme="minorHAnsi" w:eastAsiaTheme="minorEastAsia" w:hAnsiTheme="minorHAnsi" w:cstheme="minorBidi"/>
              <w:sz w:val="22"/>
              <w:szCs w:val="22"/>
              <w:rtl/>
              <w:lang w:bidi="ar-SA"/>
            </w:rPr>
          </w:pPr>
          <w:hyperlink w:anchor="_Toc59664200" w:history="1">
            <w:r w:rsidR="00C03CE0" w:rsidRPr="00846CB8">
              <w:rPr>
                <w:rStyle w:val="Hyperlink"/>
                <w:rtl/>
              </w:rPr>
              <w:t>1-1-5 طرح کل</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Toc59664200 \h</w:instrText>
            </w:r>
            <w:r w:rsidR="00C03CE0">
              <w:rPr>
                <w:webHidden/>
                <w:rtl/>
              </w:rPr>
              <w:instrText xml:space="preserve"> </w:instrText>
            </w:r>
            <w:r w:rsidR="00C03CE0">
              <w:rPr>
                <w:webHidden/>
                <w:rtl/>
              </w:rPr>
            </w:r>
            <w:r w:rsidR="00C03CE0">
              <w:rPr>
                <w:webHidden/>
                <w:rtl/>
              </w:rPr>
              <w:fldChar w:fldCharType="separate"/>
            </w:r>
            <w:r w:rsidR="00C03CE0">
              <w:rPr>
                <w:webHidden/>
                <w:rtl/>
              </w:rPr>
              <w:t>5</w:t>
            </w:r>
            <w:r w:rsidR="00C03CE0">
              <w:rPr>
                <w:webHidden/>
                <w:rtl/>
              </w:rPr>
              <w:fldChar w:fldCharType="end"/>
            </w:r>
          </w:hyperlink>
        </w:p>
        <w:p w14:paraId="09130EF7" w14:textId="1356CFE1" w:rsidR="00C03CE0" w:rsidRDefault="00977C5D">
          <w:pPr>
            <w:pStyle w:val="TOC2"/>
            <w:rPr>
              <w:rFonts w:asciiTheme="minorHAnsi" w:eastAsiaTheme="minorEastAsia" w:hAnsiTheme="minorHAnsi" w:cstheme="minorBidi"/>
              <w:sz w:val="22"/>
              <w:szCs w:val="22"/>
              <w:rtl/>
              <w:lang w:bidi="ar-SA"/>
            </w:rPr>
          </w:pPr>
          <w:hyperlink w:anchor="_Toc59664201" w:history="1">
            <w:r w:rsidR="00C03CE0" w:rsidRPr="00846CB8">
              <w:rPr>
                <w:rStyle w:val="Hyperlink"/>
                <w:rtl/>
                <w:lang w:bidi="ar-BH"/>
              </w:rPr>
              <w:t>1-2 شرح کل</w:t>
            </w:r>
            <w:r w:rsidR="00C03CE0" w:rsidRPr="00846CB8">
              <w:rPr>
                <w:rStyle w:val="Hyperlink"/>
                <w:rFonts w:hint="cs"/>
                <w:rtl/>
                <w:lang w:bidi="ar-BH"/>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Toc59664201 \h</w:instrText>
            </w:r>
            <w:r w:rsidR="00C03CE0">
              <w:rPr>
                <w:webHidden/>
                <w:rtl/>
              </w:rPr>
              <w:instrText xml:space="preserve"> </w:instrText>
            </w:r>
            <w:r w:rsidR="00C03CE0">
              <w:rPr>
                <w:webHidden/>
                <w:rtl/>
              </w:rPr>
            </w:r>
            <w:r w:rsidR="00C03CE0">
              <w:rPr>
                <w:webHidden/>
                <w:rtl/>
              </w:rPr>
              <w:fldChar w:fldCharType="separate"/>
            </w:r>
            <w:r w:rsidR="00C03CE0">
              <w:rPr>
                <w:webHidden/>
                <w:rtl/>
              </w:rPr>
              <w:t>5</w:t>
            </w:r>
            <w:r w:rsidR="00C03CE0">
              <w:rPr>
                <w:webHidden/>
                <w:rtl/>
              </w:rPr>
              <w:fldChar w:fldCharType="end"/>
            </w:r>
          </w:hyperlink>
        </w:p>
        <w:p w14:paraId="3B31E02A" w14:textId="01ADCF34" w:rsidR="00C03CE0" w:rsidRDefault="00977C5D">
          <w:pPr>
            <w:pStyle w:val="TOC3"/>
            <w:rPr>
              <w:rFonts w:asciiTheme="minorHAnsi" w:eastAsiaTheme="minorEastAsia" w:hAnsiTheme="minorHAnsi" w:cstheme="minorBidi"/>
              <w:sz w:val="22"/>
              <w:szCs w:val="22"/>
              <w:rtl/>
              <w:lang w:bidi="ar-SA"/>
            </w:rPr>
          </w:pPr>
          <w:hyperlink w:anchor="_Toc59664204" w:history="1">
            <w:r w:rsidR="00C03CE0" w:rsidRPr="00846CB8">
              <w:rPr>
                <w:rStyle w:val="Hyperlink"/>
              </w:rPr>
              <w:t>1-2-1</w:t>
            </w:r>
            <w:r w:rsidR="00C03CE0" w:rsidRPr="00846CB8">
              <w:rPr>
                <w:rStyle w:val="Hyperlink"/>
                <w:rtl/>
              </w:rPr>
              <w:t xml:space="preserve"> چشم انداز محصول</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Toc59664204 \h</w:instrText>
            </w:r>
            <w:r w:rsidR="00C03CE0">
              <w:rPr>
                <w:webHidden/>
                <w:rtl/>
              </w:rPr>
              <w:instrText xml:space="preserve"> </w:instrText>
            </w:r>
            <w:r w:rsidR="00C03CE0">
              <w:rPr>
                <w:webHidden/>
                <w:rtl/>
              </w:rPr>
            </w:r>
            <w:r w:rsidR="00C03CE0">
              <w:rPr>
                <w:webHidden/>
                <w:rtl/>
              </w:rPr>
              <w:fldChar w:fldCharType="separate"/>
            </w:r>
            <w:r w:rsidR="00C03CE0">
              <w:rPr>
                <w:webHidden/>
                <w:rtl/>
              </w:rPr>
              <w:t>6</w:t>
            </w:r>
            <w:r w:rsidR="00C03CE0">
              <w:rPr>
                <w:webHidden/>
                <w:rtl/>
              </w:rPr>
              <w:fldChar w:fldCharType="end"/>
            </w:r>
          </w:hyperlink>
        </w:p>
        <w:p w14:paraId="03717B36" w14:textId="1BA34C83" w:rsidR="00C03CE0" w:rsidRDefault="00977C5D">
          <w:pPr>
            <w:pStyle w:val="TOC3"/>
            <w:rPr>
              <w:rFonts w:asciiTheme="minorHAnsi" w:eastAsiaTheme="minorEastAsia" w:hAnsiTheme="minorHAnsi" w:cstheme="minorBidi"/>
              <w:sz w:val="22"/>
              <w:szCs w:val="22"/>
              <w:rtl/>
              <w:lang w:bidi="ar-SA"/>
            </w:rPr>
          </w:pPr>
          <w:hyperlink w:anchor="_Toc59664205" w:history="1">
            <w:r w:rsidR="00C03CE0" w:rsidRPr="00846CB8">
              <w:rPr>
                <w:rStyle w:val="Hyperlink"/>
              </w:rPr>
              <w:t>1-2-2</w:t>
            </w:r>
            <w:r w:rsidR="00C03CE0" w:rsidRPr="00846CB8">
              <w:rPr>
                <w:rStyle w:val="Hyperlink"/>
                <w:rtl/>
              </w:rPr>
              <w:t xml:space="preserve"> کارکرد محصول</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Toc59664205 \h</w:instrText>
            </w:r>
            <w:r w:rsidR="00C03CE0">
              <w:rPr>
                <w:webHidden/>
                <w:rtl/>
              </w:rPr>
              <w:instrText xml:space="preserve"> </w:instrText>
            </w:r>
            <w:r w:rsidR="00C03CE0">
              <w:rPr>
                <w:webHidden/>
                <w:rtl/>
              </w:rPr>
            </w:r>
            <w:r w:rsidR="00C03CE0">
              <w:rPr>
                <w:webHidden/>
                <w:rtl/>
              </w:rPr>
              <w:fldChar w:fldCharType="separate"/>
            </w:r>
            <w:r w:rsidR="00C03CE0">
              <w:rPr>
                <w:webHidden/>
                <w:rtl/>
              </w:rPr>
              <w:t>8</w:t>
            </w:r>
            <w:r w:rsidR="00C03CE0">
              <w:rPr>
                <w:webHidden/>
                <w:rtl/>
              </w:rPr>
              <w:fldChar w:fldCharType="end"/>
            </w:r>
          </w:hyperlink>
        </w:p>
        <w:p w14:paraId="339072D3" w14:textId="4C9382BD" w:rsidR="00C03CE0" w:rsidRDefault="00977C5D">
          <w:pPr>
            <w:pStyle w:val="TOC3"/>
            <w:rPr>
              <w:rFonts w:asciiTheme="minorHAnsi" w:eastAsiaTheme="minorEastAsia" w:hAnsiTheme="minorHAnsi" w:cstheme="minorBidi"/>
              <w:sz w:val="22"/>
              <w:szCs w:val="22"/>
              <w:rtl/>
              <w:lang w:bidi="ar-SA"/>
            </w:rPr>
          </w:pPr>
          <w:hyperlink w:anchor="_Toc59664206" w:history="1">
            <w:r w:rsidR="00C03CE0" w:rsidRPr="00846CB8">
              <w:rPr>
                <w:rStyle w:val="Hyperlink"/>
              </w:rPr>
              <w:t>1-2-3</w:t>
            </w:r>
            <w:r w:rsidR="00C03CE0" w:rsidRPr="00846CB8">
              <w:rPr>
                <w:rStyle w:val="Hyperlink"/>
                <w:rtl/>
              </w:rPr>
              <w:t xml:space="preserve"> مشخصات کاربر</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Toc59664206 \h</w:instrText>
            </w:r>
            <w:r w:rsidR="00C03CE0">
              <w:rPr>
                <w:webHidden/>
                <w:rtl/>
              </w:rPr>
              <w:instrText xml:space="preserve"> </w:instrText>
            </w:r>
            <w:r w:rsidR="00C03CE0">
              <w:rPr>
                <w:webHidden/>
                <w:rtl/>
              </w:rPr>
            </w:r>
            <w:r w:rsidR="00C03CE0">
              <w:rPr>
                <w:webHidden/>
                <w:rtl/>
              </w:rPr>
              <w:fldChar w:fldCharType="separate"/>
            </w:r>
            <w:r w:rsidR="00C03CE0">
              <w:rPr>
                <w:webHidden/>
                <w:rtl/>
              </w:rPr>
              <w:t>8</w:t>
            </w:r>
            <w:r w:rsidR="00C03CE0">
              <w:rPr>
                <w:webHidden/>
                <w:rtl/>
              </w:rPr>
              <w:fldChar w:fldCharType="end"/>
            </w:r>
          </w:hyperlink>
        </w:p>
        <w:p w14:paraId="4791E8EF" w14:textId="355C703F" w:rsidR="00C03CE0" w:rsidRDefault="00977C5D">
          <w:pPr>
            <w:pStyle w:val="TOC3"/>
            <w:rPr>
              <w:rFonts w:asciiTheme="minorHAnsi" w:eastAsiaTheme="minorEastAsia" w:hAnsiTheme="minorHAnsi" w:cstheme="minorBidi"/>
              <w:sz w:val="22"/>
              <w:szCs w:val="22"/>
              <w:rtl/>
              <w:lang w:bidi="ar-SA"/>
            </w:rPr>
          </w:pPr>
          <w:hyperlink w:anchor="_Toc59664207" w:history="1">
            <w:r w:rsidR="00C03CE0" w:rsidRPr="00846CB8">
              <w:rPr>
                <w:rStyle w:val="Hyperlink"/>
              </w:rPr>
              <w:t>1-2-4</w:t>
            </w:r>
            <w:r w:rsidR="00C03CE0" w:rsidRPr="00846CB8">
              <w:rPr>
                <w:rStyle w:val="Hyperlink"/>
                <w:rtl/>
              </w:rPr>
              <w:t xml:space="preserve"> ق</w:t>
            </w:r>
            <w:r w:rsidR="00C03CE0" w:rsidRPr="00846CB8">
              <w:rPr>
                <w:rStyle w:val="Hyperlink"/>
                <w:rFonts w:hint="cs"/>
                <w:rtl/>
              </w:rPr>
              <w:t>ی</w:t>
            </w:r>
            <w:r w:rsidR="00C03CE0" w:rsidRPr="00846CB8">
              <w:rPr>
                <w:rStyle w:val="Hyperlink"/>
                <w:rFonts w:hint="eastAsia"/>
                <w:rtl/>
              </w:rPr>
              <w:t>و</w:t>
            </w:r>
            <w:r w:rsidR="00C03CE0" w:rsidRPr="00846CB8">
              <w:rPr>
                <w:rStyle w:val="Hyperlink"/>
                <w:rtl/>
              </w:rPr>
              <w:t>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Toc59664207 \h</w:instrText>
            </w:r>
            <w:r w:rsidR="00C03CE0">
              <w:rPr>
                <w:webHidden/>
                <w:rtl/>
              </w:rPr>
              <w:instrText xml:space="preserve"> </w:instrText>
            </w:r>
            <w:r w:rsidR="00C03CE0">
              <w:rPr>
                <w:webHidden/>
                <w:rtl/>
              </w:rPr>
            </w:r>
            <w:r w:rsidR="00C03CE0">
              <w:rPr>
                <w:webHidden/>
                <w:rtl/>
              </w:rPr>
              <w:fldChar w:fldCharType="separate"/>
            </w:r>
            <w:r w:rsidR="00C03CE0">
              <w:rPr>
                <w:webHidden/>
                <w:rtl/>
              </w:rPr>
              <w:t>9</w:t>
            </w:r>
            <w:r w:rsidR="00C03CE0">
              <w:rPr>
                <w:webHidden/>
                <w:rtl/>
              </w:rPr>
              <w:fldChar w:fldCharType="end"/>
            </w:r>
          </w:hyperlink>
        </w:p>
        <w:p w14:paraId="43A20253" w14:textId="79A18057" w:rsidR="00C03CE0" w:rsidRDefault="00977C5D">
          <w:pPr>
            <w:pStyle w:val="TOC3"/>
            <w:rPr>
              <w:rFonts w:asciiTheme="minorHAnsi" w:eastAsiaTheme="minorEastAsia" w:hAnsiTheme="minorHAnsi" w:cstheme="minorBidi"/>
              <w:sz w:val="22"/>
              <w:szCs w:val="22"/>
              <w:rtl/>
              <w:lang w:bidi="ar-SA"/>
            </w:rPr>
          </w:pPr>
          <w:hyperlink w:anchor="_Toc59664208" w:history="1">
            <w:r w:rsidR="00C03CE0" w:rsidRPr="00846CB8">
              <w:rPr>
                <w:rStyle w:val="Hyperlink"/>
              </w:rPr>
              <w:t>1-2-5</w:t>
            </w:r>
            <w:r w:rsidR="00C03CE0" w:rsidRPr="00846CB8">
              <w:rPr>
                <w:rStyle w:val="Hyperlink"/>
                <w:rtl/>
              </w:rPr>
              <w:t xml:space="preserve"> مفروضات و وابستگ</w:t>
            </w:r>
            <w:r w:rsidR="00C03CE0" w:rsidRPr="00846CB8">
              <w:rPr>
                <w:rStyle w:val="Hyperlink"/>
                <w:rFonts w:hint="cs"/>
                <w:rtl/>
              </w:rPr>
              <w:t>ی</w:t>
            </w:r>
            <w:r w:rsidR="00C03CE0" w:rsidRPr="00846CB8">
              <w:rPr>
                <w:rStyle w:val="Hyperlink"/>
                <w:rtl/>
              </w:rPr>
              <w:t xml:space="preserve"> ها</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Toc59664208 \h</w:instrText>
            </w:r>
            <w:r w:rsidR="00C03CE0">
              <w:rPr>
                <w:webHidden/>
                <w:rtl/>
              </w:rPr>
              <w:instrText xml:space="preserve"> </w:instrText>
            </w:r>
            <w:r w:rsidR="00C03CE0">
              <w:rPr>
                <w:webHidden/>
                <w:rtl/>
              </w:rPr>
            </w:r>
            <w:r w:rsidR="00C03CE0">
              <w:rPr>
                <w:webHidden/>
                <w:rtl/>
              </w:rPr>
              <w:fldChar w:fldCharType="separate"/>
            </w:r>
            <w:r w:rsidR="00C03CE0">
              <w:rPr>
                <w:webHidden/>
                <w:rtl/>
              </w:rPr>
              <w:t>9</w:t>
            </w:r>
            <w:r w:rsidR="00C03CE0">
              <w:rPr>
                <w:webHidden/>
                <w:rtl/>
              </w:rPr>
              <w:fldChar w:fldCharType="end"/>
            </w:r>
          </w:hyperlink>
        </w:p>
        <w:p w14:paraId="393FFA67" w14:textId="1CB8A9B9" w:rsidR="00C03CE0" w:rsidRDefault="00977C5D">
          <w:pPr>
            <w:pStyle w:val="TOC2"/>
            <w:rPr>
              <w:rFonts w:asciiTheme="minorHAnsi" w:eastAsiaTheme="minorEastAsia" w:hAnsiTheme="minorHAnsi" w:cstheme="minorBidi"/>
              <w:sz w:val="22"/>
              <w:szCs w:val="22"/>
              <w:rtl/>
              <w:lang w:bidi="ar-SA"/>
            </w:rPr>
          </w:pPr>
          <w:hyperlink w:anchor="_Toc59664209" w:history="1">
            <w:r w:rsidR="00C03CE0" w:rsidRPr="00846CB8">
              <w:rPr>
                <w:rStyle w:val="Hyperlink"/>
                <w:rtl/>
                <w:lang w:bidi="ar-BH"/>
              </w:rPr>
              <w:t>1-3 ن</w:t>
            </w:r>
            <w:r w:rsidR="00C03CE0" w:rsidRPr="00846CB8">
              <w:rPr>
                <w:rStyle w:val="Hyperlink"/>
                <w:rFonts w:hint="cs"/>
                <w:rtl/>
                <w:lang w:bidi="ar-BH"/>
              </w:rPr>
              <w:t>ی</w:t>
            </w:r>
            <w:r w:rsidR="00C03CE0" w:rsidRPr="00846CB8">
              <w:rPr>
                <w:rStyle w:val="Hyperlink"/>
                <w:rFonts w:hint="eastAsia"/>
                <w:rtl/>
                <w:lang w:bidi="ar-BH"/>
              </w:rPr>
              <w:t>ازمند</w:t>
            </w:r>
            <w:r w:rsidR="00C03CE0" w:rsidRPr="00846CB8">
              <w:rPr>
                <w:rStyle w:val="Hyperlink"/>
                <w:rFonts w:hint="cs"/>
                <w:rtl/>
                <w:lang w:bidi="ar-BH"/>
              </w:rPr>
              <w:t>ی</w:t>
            </w:r>
            <w:r w:rsidR="00C03CE0" w:rsidRPr="00846CB8">
              <w:rPr>
                <w:rStyle w:val="Hyperlink"/>
                <w:lang w:bidi="ar-BH"/>
              </w:rPr>
              <w:t>‌</w:t>
            </w:r>
            <w:r w:rsidR="00C03CE0" w:rsidRPr="00846CB8">
              <w:rPr>
                <w:rStyle w:val="Hyperlink"/>
                <w:rtl/>
                <w:lang w:bidi="ar-BH"/>
              </w:rPr>
              <w:t>ها</w:t>
            </w:r>
            <w:r w:rsidR="00C03CE0" w:rsidRPr="00846CB8">
              <w:rPr>
                <w:rStyle w:val="Hyperlink"/>
                <w:rFonts w:hint="cs"/>
                <w:rtl/>
                <w:lang w:bidi="ar-BH"/>
              </w:rPr>
              <w:t>ی</w:t>
            </w:r>
            <w:r w:rsidR="00C03CE0" w:rsidRPr="00846CB8">
              <w:rPr>
                <w:rStyle w:val="Hyperlink"/>
                <w:rtl/>
                <w:lang w:bidi="ar-BH"/>
              </w:rPr>
              <w:t xml:space="preserve"> خاص</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Toc59664209 \h</w:instrText>
            </w:r>
            <w:r w:rsidR="00C03CE0">
              <w:rPr>
                <w:webHidden/>
                <w:rtl/>
              </w:rPr>
              <w:instrText xml:space="preserve"> </w:instrText>
            </w:r>
            <w:r w:rsidR="00C03CE0">
              <w:rPr>
                <w:webHidden/>
                <w:rtl/>
              </w:rPr>
            </w:r>
            <w:r w:rsidR="00C03CE0">
              <w:rPr>
                <w:webHidden/>
                <w:rtl/>
              </w:rPr>
              <w:fldChar w:fldCharType="separate"/>
            </w:r>
            <w:r w:rsidR="00C03CE0">
              <w:rPr>
                <w:webHidden/>
                <w:rtl/>
              </w:rPr>
              <w:t>9</w:t>
            </w:r>
            <w:r w:rsidR="00C03CE0">
              <w:rPr>
                <w:webHidden/>
                <w:rtl/>
              </w:rPr>
              <w:fldChar w:fldCharType="end"/>
            </w:r>
          </w:hyperlink>
        </w:p>
        <w:p w14:paraId="6676097F" w14:textId="4D744FAD" w:rsidR="00C03CE0" w:rsidRDefault="00977C5D">
          <w:pPr>
            <w:pStyle w:val="TOC3"/>
            <w:rPr>
              <w:rFonts w:asciiTheme="minorHAnsi" w:eastAsiaTheme="minorEastAsia" w:hAnsiTheme="minorHAnsi" w:cstheme="minorBidi"/>
              <w:sz w:val="22"/>
              <w:szCs w:val="22"/>
              <w:rtl/>
              <w:lang w:bidi="ar-SA"/>
            </w:rPr>
          </w:pPr>
          <w:hyperlink w:anchor="_Toc59664210" w:history="1">
            <w:r w:rsidR="00C03CE0" w:rsidRPr="00846CB8">
              <w:rPr>
                <w:rStyle w:val="Hyperlink"/>
                <w:rtl/>
              </w:rPr>
              <w:t>1-3-1</w:t>
            </w:r>
            <w:r w:rsidR="00C03CE0">
              <w:rPr>
                <w:rFonts w:asciiTheme="minorHAnsi" w:eastAsiaTheme="minorEastAsia" w:hAnsiTheme="minorHAnsi" w:cstheme="minorBidi"/>
                <w:sz w:val="22"/>
                <w:szCs w:val="22"/>
                <w:rtl/>
                <w:lang w:bidi="ar-SA"/>
              </w:rPr>
              <w:tab/>
            </w:r>
            <w:r w:rsidR="00C03CE0" w:rsidRPr="00846CB8">
              <w:rPr>
                <w:rStyle w:val="Hyperlink"/>
                <w:rtl/>
              </w:rPr>
              <w:t>ن</w:t>
            </w:r>
            <w:r w:rsidR="00C03CE0" w:rsidRPr="00846CB8">
              <w:rPr>
                <w:rStyle w:val="Hyperlink"/>
                <w:rFonts w:hint="cs"/>
                <w:rtl/>
              </w:rPr>
              <w:t>ی</w:t>
            </w:r>
            <w:r w:rsidR="00C03CE0" w:rsidRPr="00846CB8">
              <w:rPr>
                <w:rStyle w:val="Hyperlink"/>
                <w:rFonts w:hint="eastAsia"/>
                <w:rtl/>
              </w:rPr>
              <w:t>ازمند</w:t>
            </w:r>
            <w:r w:rsidR="00C03CE0" w:rsidRPr="00846CB8">
              <w:rPr>
                <w:rStyle w:val="Hyperlink"/>
                <w:rFonts w:hint="cs"/>
                <w:rtl/>
              </w:rPr>
              <w:t>ی</w:t>
            </w:r>
            <w:r w:rsidR="00C03CE0" w:rsidRPr="00846CB8">
              <w:rPr>
                <w:rStyle w:val="Hyperlink"/>
              </w:rPr>
              <w:t>‌</w:t>
            </w:r>
            <w:r w:rsidR="00C03CE0" w:rsidRPr="00846CB8">
              <w:rPr>
                <w:rStyle w:val="Hyperlink"/>
                <w:rtl/>
              </w:rPr>
              <w:t>ها</w:t>
            </w:r>
            <w:r w:rsidR="00C03CE0" w:rsidRPr="00846CB8">
              <w:rPr>
                <w:rStyle w:val="Hyperlink"/>
                <w:rFonts w:hint="cs"/>
                <w:rtl/>
              </w:rPr>
              <w:t>ی</w:t>
            </w:r>
            <w:r w:rsidR="00C03CE0" w:rsidRPr="00846CB8">
              <w:rPr>
                <w:rStyle w:val="Hyperlink"/>
                <w:rtl/>
              </w:rPr>
              <w:t xml:space="preserve"> واسط خارج</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Toc59664210 \h</w:instrText>
            </w:r>
            <w:r w:rsidR="00C03CE0">
              <w:rPr>
                <w:webHidden/>
                <w:rtl/>
              </w:rPr>
              <w:instrText xml:space="preserve"> </w:instrText>
            </w:r>
            <w:r w:rsidR="00C03CE0">
              <w:rPr>
                <w:webHidden/>
                <w:rtl/>
              </w:rPr>
            </w:r>
            <w:r w:rsidR="00C03CE0">
              <w:rPr>
                <w:webHidden/>
                <w:rtl/>
              </w:rPr>
              <w:fldChar w:fldCharType="separate"/>
            </w:r>
            <w:r w:rsidR="00C03CE0">
              <w:rPr>
                <w:webHidden/>
                <w:rtl/>
              </w:rPr>
              <w:t>9</w:t>
            </w:r>
            <w:r w:rsidR="00C03CE0">
              <w:rPr>
                <w:webHidden/>
                <w:rtl/>
              </w:rPr>
              <w:fldChar w:fldCharType="end"/>
            </w:r>
          </w:hyperlink>
        </w:p>
        <w:p w14:paraId="5957434C" w14:textId="7801DB12" w:rsidR="00C03CE0" w:rsidRDefault="00977C5D">
          <w:pPr>
            <w:pStyle w:val="TOC3"/>
            <w:rPr>
              <w:rFonts w:asciiTheme="minorHAnsi" w:eastAsiaTheme="minorEastAsia" w:hAnsiTheme="minorHAnsi" w:cstheme="minorBidi"/>
              <w:sz w:val="22"/>
              <w:szCs w:val="22"/>
              <w:rtl/>
              <w:lang w:bidi="ar-SA"/>
            </w:rPr>
          </w:pPr>
          <w:hyperlink w:anchor="_Toc59664211" w:history="1">
            <w:r w:rsidR="00C03CE0" w:rsidRPr="00846CB8">
              <w:rPr>
                <w:rStyle w:val="Hyperlink"/>
              </w:rPr>
              <w:t>1-3-2</w:t>
            </w:r>
            <w:r w:rsidR="00C03CE0">
              <w:rPr>
                <w:rFonts w:asciiTheme="minorHAnsi" w:eastAsiaTheme="minorEastAsia" w:hAnsiTheme="minorHAnsi" w:cstheme="minorBidi"/>
                <w:sz w:val="22"/>
                <w:szCs w:val="22"/>
                <w:rtl/>
                <w:lang w:bidi="ar-SA"/>
              </w:rPr>
              <w:tab/>
            </w:r>
            <w:r w:rsidR="00C03CE0" w:rsidRPr="00846CB8">
              <w:rPr>
                <w:rStyle w:val="Hyperlink"/>
                <w:rtl/>
              </w:rPr>
              <w:t>ن</w:t>
            </w:r>
            <w:r w:rsidR="00C03CE0" w:rsidRPr="00846CB8">
              <w:rPr>
                <w:rStyle w:val="Hyperlink"/>
                <w:rFonts w:hint="cs"/>
                <w:rtl/>
              </w:rPr>
              <w:t>ی</w:t>
            </w:r>
            <w:r w:rsidR="00C03CE0" w:rsidRPr="00846CB8">
              <w:rPr>
                <w:rStyle w:val="Hyperlink"/>
                <w:rFonts w:hint="eastAsia"/>
                <w:rtl/>
              </w:rPr>
              <w:t>ازمند</w:t>
            </w:r>
            <w:r w:rsidR="00C03CE0" w:rsidRPr="00846CB8">
              <w:rPr>
                <w:rStyle w:val="Hyperlink"/>
                <w:rFonts w:hint="cs"/>
                <w:rtl/>
              </w:rPr>
              <w:t>ی</w:t>
            </w:r>
            <w:r w:rsidR="00C03CE0" w:rsidRPr="00846CB8">
              <w:rPr>
                <w:rStyle w:val="Hyperlink"/>
              </w:rPr>
              <w:t>‌</w:t>
            </w:r>
            <w:r w:rsidR="00C03CE0" w:rsidRPr="00846CB8">
              <w:rPr>
                <w:rStyle w:val="Hyperlink"/>
                <w:rtl/>
              </w:rPr>
              <w:t>ها</w:t>
            </w:r>
            <w:r w:rsidR="00C03CE0" w:rsidRPr="00846CB8">
              <w:rPr>
                <w:rStyle w:val="Hyperlink"/>
                <w:rFonts w:hint="cs"/>
                <w:rtl/>
              </w:rPr>
              <w:t>ی</w:t>
            </w:r>
            <w:r w:rsidR="00C03CE0" w:rsidRPr="00846CB8">
              <w:rPr>
                <w:rStyle w:val="Hyperlink"/>
                <w:rtl/>
              </w:rPr>
              <w:t xml:space="preserve"> کارکرد</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Toc59664211 \h</w:instrText>
            </w:r>
            <w:r w:rsidR="00C03CE0">
              <w:rPr>
                <w:webHidden/>
                <w:rtl/>
              </w:rPr>
              <w:instrText xml:space="preserve"> </w:instrText>
            </w:r>
            <w:r w:rsidR="00C03CE0">
              <w:rPr>
                <w:webHidden/>
                <w:rtl/>
              </w:rPr>
            </w:r>
            <w:r w:rsidR="00C03CE0">
              <w:rPr>
                <w:webHidden/>
                <w:rtl/>
              </w:rPr>
              <w:fldChar w:fldCharType="separate"/>
            </w:r>
            <w:r w:rsidR="00C03CE0">
              <w:rPr>
                <w:webHidden/>
                <w:rtl/>
              </w:rPr>
              <w:t>10</w:t>
            </w:r>
            <w:r w:rsidR="00C03CE0">
              <w:rPr>
                <w:webHidden/>
                <w:rtl/>
              </w:rPr>
              <w:fldChar w:fldCharType="end"/>
            </w:r>
          </w:hyperlink>
        </w:p>
        <w:p w14:paraId="03BDA59C" w14:textId="6D214723" w:rsidR="00C03CE0" w:rsidRDefault="00977C5D">
          <w:pPr>
            <w:pStyle w:val="TOC3"/>
            <w:rPr>
              <w:rFonts w:asciiTheme="minorHAnsi" w:eastAsiaTheme="minorEastAsia" w:hAnsiTheme="minorHAnsi" w:cstheme="minorBidi"/>
              <w:sz w:val="22"/>
              <w:szCs w:val="22"/>
              <w:rtl/>
              <w:lang w:bidi="ar-SA"/>
            </w:rPr>
          </w:pPr>
          <w:hyperlink w:anchor="_Toc59664212" w:history="1">
            <w:r w:rsidR="00C03CE0" w:rsidRPr="00846CB8">
              <w:rPr>
                <w:rStyle w:val="Hyperlink"/>
                <w:rtl/>
              </w:rPr>
              <w:t>1-3-3</w:t>
            </w:r>
            <w:r w:rsidR="00C03CE0">
              <w:rPr>
                <w:rFonts w:asciiTheme="minorHAnsi" w:eastAsiaTheme="minorEastAsia" w:hAnsiTheme="minorHAnsi" w:cstheme="minorBidi"/>
                <w:sz w:val="22"/>
                <w:szCs w:val="22"/>
                <w:rtl/>
                <w:lang w:bidi="ar-SA"/>
              </w:rPr>
              <w:tab/>
            </w:r>
            <w:r w:rsidR="00C03CE0" w:rsidRPr="00846CB8">
              <w:rPr>
                <w:rStyle w:val="Hyperlink"/>
                <w:rtl/>
              </w:rPr>
              <w:t>ن</w:t>
            </w:r>
            <w:r w:rsidR="00C03CE0" w:rsidRPr="00846CB8">
              <w:rPr>
                <w:rStyle w:val="Hyperlink"/>
                <w:rFonts w:hint="cs"/>
                <w:rtl/>
              </w:rPr>
              <w:t>ی</w:t>
            </w:r>
            <w:r w:rsidR="00C03CE0" w:rsidRPr="00846CB8">
              <w:rPr>
                <w:rStyle w:val="Hyperlink"/>
                <w:rFonts w:hint="eastAsia"/>
                <w:rtl/>
              </w:rPr>
              <w:t>ازمند</w:t>
            </w:r>
            <w:r w:rsidR="00C03CE0" w:rsidRPr="00846CB8">
              <w:rPr>
                <w:rStyle w:val="Hyperlink"/>
                <w:rFonts w:hint="cs"/>
                <w:rtl/>
              </w:rPr>
              <w:t>ی‌</w:t>
            </w:r>
            <w:r w:rsidR="00C03CE0" w:rsidRPr="00846CB8">
              <w:rPr>
                <w:rStyle w:val="Hyperlink"/>
                <w:rFonts w:hint="eastAsia"/>
                <w:rtl/>
              </w:rPr>
              <w:t>ها</w:t>
            </w:r>
            <w:r w:rsidR="00C03CE0" w:rsidRPr="00846CB8">
              <w:rPr>
                <w:rStyle w:val="Hyperlink"/>
                <w:rFonts w:hint="cs"/>
                <w:rtl/>
              </w:rPr>
              <w:t>ی</w:t>
            </w:r>
            <w:r w:rsidR="00C03CE0" w:rsidRPr="00846CB8">
              <w:rPr>
                <w:rStyle w:val="Hyperlink"/>
                <w:rtl/>
              </w:rPr>
              <w:t xml:space="preserve"> کارا</w:t>
            </w:r>
            <w:r w:rsidR="00C03CE0" w:rsidRPr="00846CB8">
              <w:rPr>
                <w:rStyle w:val="Hyperlink"/>
                <w:rFonts w:hint="cs"/>
                <w:rtl/>
              </w:rPr>
              <w:t>یی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Toc59664212 \h</w:instrText>
            </w:r>
            <w:r w:rsidR="00C03CE0">
              <w:rPr>
                <w:webHidden/>
                <w:rtl/>
              </w:rPr>
              <w:instrText xml:space="preserve"> </w:instrText>
            </w:r>
            <w:r w:rsidR="00C03CE0">
              <w:rPr>
                <w:webHidden/>
                <w:rtl/>
              </w:rPr>
            </w:r>
            <w:r w:rsidR="00C03CE0">
              <w:rPr>
                <w:webHidden/>
                <w:rtl/>
              </w:rPr>
              <w:fldChar w:fldCharType="separate"/>
            </w:r>
            <w:r w:rsidR="00C03CE0">
              <w:rPr>
                <w:webHidden/>
                <w:rtl/>
              </w:rPr>
              <w:t>12</w:t>
            </w:r>
            <w:r w:rsidR="00C03CE0">
              <w:rPr>
                <w:webHidden/>
                <w:rtl/>
              </w:rPr>
              <w:fldChar w:fldCharType="end"/>
            </w:r>
          </w:hyperlink>
        </w:p>
        <w:p w14:paraId="1D8713D6" w14:textId="04C7F44F" w:rsidR="00C03CE0" w:rsidRDefault="00977C5D">
          <w:pPr>
            <w:pStyle w:val="TOC3"/>
            <w:rPr>
              <w:rFonts w:asciiTheme="minorHAnsi" w:eastAsiaTheme="minorEastAsia" w:hAnsiTheme="minorHAnsi" w:cstheme="minorBidi"/>
              <w:sz w:val="22"/>
              <w:szCs w:val="22"/>
              <w:rtl/>
              <w:lang w:bidi="ar-SA"/>
            </w:rPr>
          </w:pPr>
          <w:hyperlink w:anchor="_Toc59664213" w:history="1">
            <w:r w:rsidR="00C03CE0" w:rsidRPr="00846CB8">
              <w:rPr>
                <w:rStyle w:val="Hyperlink"/>
                <w:rtl/>
              </w:rPr>
              <w:t>1-3-4</w:t>
            </w:r>
            <w:r w:rsidR="00C03CE0">
              <w:rPr>
                <w:rFonts w:asciiTheme="minorHAnsi" w:eastAsiaTheme="minorEastAsia" w:hAnsiTheme="minorHAnsi" w:cstheme="minorBidi"/>
                <w:sz w:val="22"/>
                <w:szCs w:val="22"/>
                <w:rtl/>
                <w:lang w:bidi="ar-SA"/>
              </w:rPr>
              <w:tab/>
            </w:r>
            <w:r w:rsidR="00C03CE0" w:rsidRPr="00846CB8">
              <w:rPr>
                <w:rStyle w:val="Hyperlink"/>
                <w:rtl/>
              </w:rPr>
              <w:t>ق</w:t>
            </w:r>
            <w:r w:rsidR="00C03CE0" w:rsidRPr="00846CB8">
              <w:rPr>
                <w:rStyle w:val="Hyperlink"/>
                <w:rFonts w:hint="cs"/>
                <w:rtl/>
              </w:rPr>
              <w:t>ی</w:t>
            </w:r>
            <w:r w:rsidR="00C03CE0" w:rsidRPr="00846CB8">
              <w:rPr>
                <w:rStyle w:val="Hyperlink"/>
                <w:rFonts w:hint="eastAsia"/>
                <w:rtl/>
              </w:rPr>
              <w:t>ود</w:t>
            </w:r>
            <w:r w:rsidR="00C03CE0" w:rsidRPr="00846CB8">
              <w:rPr>
                <w:rStyle w:val="Hyperlink"/>
                <w:rtl/>
              </w:rPr>
              <w:t xml:space="preserve"> طراح</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Toc59664213 \h</w:instrText>
            </w:r>
            <w:r w:rsidR="00C03CE0">
              <w:rPr>
                <w:webHidden/>
                <w:rtl/>
              </w:rPr>
              <w:instrText xml:space="preserve"> </w:instrText>
            </w:r>
            <w:r w:rsidR="00C03CE0">
              <w:rPr>
                <w:webHidden/>
                <w:rtl/>
              </w:rPr>
            </w:r>
            <w:r w:rsidR="00C03CE0">
              <w:rPr>
                <w:webHidden/>
                <w:rtl/>
              </w:rPr>
              <w:fldChar w:fldCharType="separate"/>
            </w:r>
            <w:r w:rsidR="00C03CE0">
              <w:rPr>
                <w:webHidden/>
                <w:rtl/>
              </w:rPr>
              <w:t>12</w:t>
            </w:r>
            <w:r w:rsidR="00C03CE0">
              <w:rPr>
                <w:webHidden/>
                <w:rtl/>
              </w:rPr>
              <w:fldChar w:fldCharType="end"/>
            </w:r>
          </w:hyperlink>
        </w:p>
        <w:p w14:paraId="6210BB20" w14:textId="20AF6279" w:rsidR="00C03CE0" w:rsidRDefault="00977C5D">
          <w:pPr>
            <w:pStyle w:val="TOC3"/>
            <w:rPr>
              <w:rFonts w:asciiTheme="minorHAnsi" w:eastAsiaTheme="minorEastAsia" w:hAnsiTheme="minorHAnsi" w:cstheme="minorBidi"/>
              <w:sz w:val="22"/>
              <w:szCs w:val="22"/>
              <w:rtl/>
              <w:lang w:bidi="ar-SA"/>
            </w:rPr>
          </w:pPr>
          <w:hyperlink w:anchor="_Toc59664214" w:history="1">
            <w:r w:rsidR="00C03CE0" w:rsidRPr="00846CB8">
              <w:rPr>
                <w:rStyle w:val="Hyperlink"/>
                <w:rtl/>
              </w:rPr>
              <w:t>1-3-5</w:t>
            </w:r>
            <w:r w:rsidR="00C03CE0">
              <w:rPr>
                <w:rFonts w:asciiTheme="minorHAnsi" w:eastAsiaTheme="minorEastAsia" w:hAnsiTheme="minorHAnsi" w:cstheme="minorBidi"/>
                <w:sz w:val="22"/>
                <w:szCs w:val="22"/>
                <w:rtl/>
                <w:lang w:bidi="ar-SA"/>
              </w:rPr>
              <w:tab/>
            </w:r>
            <w:r w:rsidR="00C03CE0" w:rsidRPr="00846CB8">
              <w:rPr>
                <w:rStyle w:val="Hyperlink"/>
                <w:rtl/>
              </w:rPr>
              <w:t>صفت</w:t>
            </w:r>
            <w:r w:rsidR="00C03CE0" w:rsidRPr="00846CB8">
              <w:rPr>
                <w:rStyle w:val="Hyperlink"/>
              </w:rPr>
              <w:t>‌</w:t>
            </w:r>
            <w:r w:rsidR="00C03CE0" w:rsidRPr="00846CB8">
              <w:rPr>
                <w:rStyle w:val="Hyperlink"/>
                <w:rtl/>
              </w:rPr>
              <w:t>ها</w:t>
            </w:r>
            <w:r w:rsidR="00C03CE0" w:rsidRPr="00846CB8">
              <w:rPr>
                <w:rStyle w:val="Hyperlink"/>
                <w:rFonts w:hint="cs"/>
                <w:rtl/>
              </w:rPr>
              <w:t>ی</w:t>
            </w:r>
            <w:r w:rsidR="00C03CE0" w:rsidRPr="00846CB8">
              <w:rPr>
                <w:rStyle w:val="Hyperlink"/>
                <w:rtl/>
              </w:rPr>
              <w:t xml:space="preserve"> س</w:t>
            </w:r>
            <w:r w:rsidR="00C03CE0" w:rsidRPr="00846CB8">
              <w:rPr>
                <w:rStyle w:val="Hyperlink"/>
                <w:rFonts w:hint="cs"/>
                <w:rtl/>
              </w:rPr>
              <w:t>ی</w:t>
            </w:r>
            <w:r w:rsidR="00C03CE0" w:rsidRPr="00846CB8">
              <w:rPr>
                <w:rStyle w:val="Hyperlink"/>
                <w:rFonts w:hint="eastAsia"/>
                <w:rtl/>
              </w:rPr>
              <w:t>ستم</w:t>
            </w:r>
            <w:r w:rsidR="00C03CE0" w:rsidRPr="00846CB8">
              <w:rPr>
                <w:rStyle w:val="Hyperlink"/>
                <w:rtl/>
              </w:rPr>
              <w:t xml:space="preserve"> نرم</w:t>
            </w:r>
            <w:r w:rsidR="00C03CE0" w:rsidRPr="00846CB8">
              <w:rPr>
                <w:rStyle w:val="Hyperlink"/>
              </w:rPr>
              <w:t>‌</w:t>
            </w:r>
            <w:r w:rsidR="00C03CE0" w:rsidRPr="00846CB8">
              <w:rPr>
                <w:rStyle w:val="Hyperlink"/>
                <w:rtl/>
              </w:rPr>
              <w:t>افزار</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Toc59664214 \h</w:instrText>
            </w:r>
            <w:r w:rsidR="00C03CE0">
              <w:rPr>
                <w:webHidden/>
                <w:rtl/>
              </w:rPr>
              <w:instrText xml:space="preserve"> </w:instrText>
            </w:r>
            <w:r w:rsidR="00C03CE0">
              <w:rPr>
                <w:webHidden/>
                <w:rtl/>
              </w:rPr>
            </w:r>
            <w:r w:rsidR="00C03CE0">
              <w:rPr>
                <w:webHidden/>
                <w:rtl/>
              </w:rPr>
              <w:fldChar w:fldCharType="separate"/>
            </w:r>
            <w:r w:rsidR="00C03CE0">
              <w:rPr>
                <w:webHidden/>
                <w:rtl/>
              </w:rPr>
              <w:t>13</w:t>
            </w:r>
            <w:r w:rsidR="00C03CE0">
              <w:rPr>
                <w:webHidden/>
                <w:rtl/>
              </w:rPr>
              <w:fldChar w:fldCharType="end"/>
            </w:r>
          </w:hyperlink>
        </w:p>
        <w:p w14:paraId="36E7B848" w14:textId="61F17CA6" w:rsidR="00C03CE0" w:rsidRDefault="00977C5D">
          <w:pPr>
            <w:pStyle w:val="TOC1"/>
            <w:rPr>
              <w:rFonts w:asciiTheme="minorHAnsi" w:eastAsiaTheme="minorEastAsia" w:hAnsiTheme="minorHAnsi" w:cstheme="minorBidi"/>
              <w:noProof/>
              <w:sz w:val="22"/>
              <w:szCs w:val="22"/>
              <w:rtl/>
              <w:lang w:val="en-US" w:bidi="ar-SA"/>
            </w:rPr>
          </w:pPr>
          <w:hyperlink w:anchor="_Toc59664215" w:history="1">
            <w:r w:rsidR="00C03CE0" w:rsidRPr="00846CB8">
              <w:rPr>
                <w:rStyle w:val="Hyperlink"/>
                <w:noProof/>
                <w:rtl/>
              </w:rPr>
              <w:t>فصل دوم: مدل دامنه</w:t>
            </w:r>
            <w:r w:rsidR="00C03CE0">
              <w:rPr>
                <w:noProof/>
                <w:webHidden/>
                <w:rtl/>
              </w:rPr>
              <w:tab/>
            </w:r>
            <w:r w:rsidR="00C03CE0">
              <w:rPr>
                <w:noProof/>
                <w:webHidden/>
                <w:rtl/>
              </w:rPr>
              <w:fldChar w:fldCharType="begin"/>
            </w:r>
            <w:r w:rsidR="00C03CE0">
              <w:rPr>
                <w:noProof/>
                <w:webHidden/>
                <w:rtl/>
              </w:rPr>
              <w:instrText xml:space="preserve"> </w:instrText>
            </w:r>
            <w:r w:rsidR="00C03CE0">
              <w:rPr>
                <w:noProof/>
                <w:webHidden/>
              </w:rPr>
              <w:instrText>PAGEREF</w:instrText>
            </w:r>
            <w:r w:rsidR="00C03CE0">
              <w:rPr>
                <w:noProof/>
                <w:webHidden/>
                <w:rtl/>
              </w:rPr>
              <w:instrText xml:space="preserve"> _</w:instrText>
            </w:r>
            <w:r w:rsidR="00C03CE0">
              <w:rPr>
                <w:noProof/>
                <w:webHidden/>
              </w:rPr>
              <w:instrText>Toc59664215 \h</w:instrText>
            </w:r>
            <w:r w:rsidR="00C03CE0">
              <w:rPr>
                <w:noProof/>
                <w:webHidden/>
                <w:rtl/>
              </w:rPr>
              <w:instrText xml:space="preserve"> </w:instrText>
            </w:r>
            <w:r w:rsidR="00C03CE0">
              <w:rPr>
                <w:noProof/>
                <w:webHidden/>
                <w:rtl/>
              </w:rPr>
            </w:r>
            <w:r w:rsidR="00C03CE0">
              <w:rPr>
                <w:noProof/>
                <w:webHidden/>
                <w:rtl/>
              </w:rPr>
              <w:fldChar w:fldCharType="separate"/>
            </w:r>
            <w:r w:rsidR="00C03CE0">
              <w:rPr>
                <w:noProof/>
                <w:webHidden/>
                <w:rtl/>
              </w:rPr>
              <w:t>14</w:t>
            </w:r>
            <w:r w:rsidR="00C03CE0">
              <w:rPr>
                <w:noProof/>
                <w:webHidden/>
                <w:rtl/>
              </w:rPr>
              <w:fldChar w:fldCharType="end"/>
            </w:r>
          </w:hyperlink>
        </w:p>
        <w:p w14:paraId="72956D15" w14:textId="31DA26C3" w:rsidR="00C03CE0" w:rsidRDefault="00977C5D">
          <w:pPr>
            <w:pStyle w:val="TOC2"/>
            <w:rPr>
              <w:rFonts w:asciiTheme="minorHAnsi" w:eastAsiaTheme="minorEastAsia" w:hAnsiTheme="minorHAnsi" w:cstheme="minorBidi"/>
              <w:sz w:val="22"/>
              <w:szCs w:val="22"/>
              <w:rtl/>
              <w:lang w:bidi="ar-SA"/>
            </w:rPr>
          </w:pPr>
          <w:hyperlink w:anchor="_Toc59664216" w:history="1">
            <w:r w:rsidR="00C03CE0" w:rsidRPr="00846CB8">
              <w:rPr>
                <w:rStyle w:val="Hyperlink"/>
                <w:rtl/>
                <w:lang w:bidi="fa-IR"/>
              </w:rPr>
              <w:t>1-2 جمع</w:t>
            </w:r>
            <w:r w:rsidR="00C03CE0" w:rsidRPr="00846CB8">
              <w:rPr>
                <w:rStyle w:val="Hyperlink"/>
                <w:lang w:bidi="fa-IR"/>
              </w:rPr>
              <w:t>‌</w:t>
            </w:r>
            <w:r w:rsidR="00C03CE0" w:rsidRPr="00846CB8">
              <w:rPr>
                <w:rStyle w:val="Hyperlink"/>
                <w:rtl/>
                <w:lang w:bidi="fa-IR"/>
              </w:rPr>
              <w:t>آور</w:t>
            </w:r>
            <w:r w:rsidR="00C03CE0" w:rsidRPr="00846CB8">
              <w:rPr>
                <w:rStyle w:val="Hyperlink"/>
                <w:rFonts w:hint="cs"/>
                <w:rtl/>
                <w:lang w:bidi="fa-IR"/>
              </w:rPr>
              <w:t>ی</w:t>
            </w:r>
            <w:r w:rsidR="00C03CE0" w:rsidRPr="00846CB8">
              <w:rPr>
                <w:rStyle w:val="Hyperlink"/>
                <w:rtl/>
                <w:lang w:bidi="fa-IR"/>
              </w:rPr>
              <w:t xml:space="preserve"> اطلاعات دامنه کاربرد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Toc59664216 \h</w:instrText>
            </w:r>
            <w:r w:rsidR="00C03CE0">
              <w:rPr>
                <w:webHidden/>
                <w:rtl/>
              </w:rPr>
              <w:instrText xml:space="preserve"> </w:instrText>
            </w:r>
            <w:r w:rsidR="00C03CE0">
              <w:rPr>
                <w:webHidden/>
                <w:rtl/>
              </w:rPr>
            </w:r>
            <w:r w:rsidR="00C03CE0">
              <w:rPr>
                <w:webHidden/>
                <w:rtl/>
              </w:rPr>
              <w:fldChar w:fldCharType="separate"/>
            </w:r>
            <w:r w:rsidR="00C03CE0">
              <w:rPr>
                <w:webHidden/>
                <w:rtl/>
              </w:rPr>
              <w:t>14</w:t>
            </w:r>
            <w:r w:rsidR="00C03CE0">
              <w:rPr>
                <w:webHidden/>
                <w:rtl/>
              </w:rPr>
              <w:fldChar w:fldCharType="end"/>
            </w:r>
          </w:hyperlink>
        </w:p>
        <w:p w14:paraId="6986B10B" w14:textId="16630F86" w:rsidR="00C03CE0" w:rsidRDefault="00977C5D">
          <w:pPr>
            <w:pStyle w:val="TOC2"/>
            <w:rPr>
              <w:rFonts w:asciiTheme="minorHAnsi" w:eastAsiaTheme="minorEastAsia" w:hAnsiTheme="minorHAnsi" w:cstheme="minorBidi"/>
              <w:sz w:val="22"/>
              <w:szCs w:val="22"/>
              <w:rtl/>
              <w:lang w:bidi="ar-SA"/>
            </w:rPr>
          </w:pPr>
          <w:hyperlink w:anchor="_Toc59664217" w:history="1">
            <w:r w:rsidR="00C03CE0" w:rsidRPr="00846CB8">
              <w:rPr>
                <w:rStyle w:val="Hyperlink"/>
                <w:rtl/>
                <w:lang w:bidi="fa-IR"/>
              </w:rPr>
              <w:t>2-2 طوفان فکر</w:t>
            </w:r>
            <w:r w:rsidR="00C03CE0" w:rsidRPr="00846CB8">
              <w:rPr>
                <w:rStyle w:val="Hyperlink"/>
                <w:rFonts w:hint="cs"/>
                <w:rtl/>
                <w:lang w:bidi="fa-IR"/>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Toc59664217 \h</w:instrText>
            </w:r>
            <w:r w:rsidR="00C03CE0">
              <w:rPr>
                <w:webHidden/>
                <w:rtl/>
              </w:rPr>
              <w:instrText xml:space="preserve"> </w:instrText>
            </w:r>
            <w:r w:rsidR="00C03CE0">
              <w:rPr>
                <w:webHidden/>
                <w:rtl/>
              </w:rPr>
            </w:r>
            <w:r w:rsidR="00C03CE0">
              <w:rPr>
                <w:webHidden/>
                <w:rtl/>
              </w:rPr>
              <w:fldChar w:fldCharType="separate"/>
            </w:r>
            <w:r w:rsidR="00C03CE0">
              <w:rPr>
                <w:webHidden/>
                <w:rtl/>
              </w:rPr>
              <w:t>14</w:t>
            </w:r>
            <w:r w:rsidR="00C03CE0">
              <w:rPr>
                <w:webHidden/>
                <w:rtl/>
              </w:rPr>
              <w:fldChar w:fldCharType="end"/>
            </w:r>
          </w:hyperlink>
        </w:p>
        <w:p w14:paraId="6F42DAEB" w14:textId="0FA686AE" w:rsidR="00C03CE0" w:rsidRDefault="00977C5D">
          <w:pPr>
            <w:pStyle w:val="TOC2"/>
            <w:rPr>
              <w:rFonts w:asciiTheme="minorHAnsi" w:eastAsiaTheme="minorEastAsia" w:hAnsiTheme="minorHAnsi" w:cstheme="minorBidi"/>
              <w:sz w:val="22"/>
              <w:szCs w:val="22"/>
              <w:rtl/>
              <w:lang w:bidi="ar-SA"/>
            </w:rPr>
          </w:pPr>
          <w:hyperlink w:anchor="_Toc59664218" w:history="1">
            <w:r w:rsidR="00C03CE0" w:rsidRPr="00846CB8">
              <w:rPr>
                <w:rStyle w:val="Hyperlink"/>
                <w:rtl/>
                <w:lang w:bidi="fa-IR"/>
              </w:rPr>
              <w:t>3-2 دسته</w:t>
            </w:r>
            <w:r w:rsidR="00C03CE0" w:rsidRPr="00846CB8">
              <w:rPr>
                <w:rStyle w:val="Hyperlink"/>
                <w:lang w:bidi="fa-IR"/>
              </w:rPr>
              <w:t>‌</w:t>
            </w:r>
            <w:r w:rsidR="00C03CE0" w:rsidRPr="00846CB8">
              <w:rPr>
                <w:rStyle w:val="Hyperlink"/>
                <w:rtl/>
                <w:lang w:bidi="fa-IR"/>
              </w:rPr>
              <w:t>بند</w:t>
            </w:r>
            <w:r w:rsidR="00C03CE0" w:rsidRPr="00846CB8">
              <w:rPr>
                <w:rStyle w:val="Hyperlink"/>
                <w:rFonts w:hint="cs"/>
                <w:rtl/>
                <w:lang w:bidi="fa-IR"/>
              </w:rPr>
              <w:t>ی</w:t>
            </w:r>
            <w:r w:rsidR="00C03CE0" w:rsidRPr="00846CB8">
              <w:rPr>
                <w:rStyle w:val="Hyperlink"/>
                <w:rtl/>
                <w:lang w:bidi="fa-IR"/>
              </w:rPr>
              <w:t xml:space="preserve"> مفاه</w:t>
            </w:r>
            <w:r w:rsidR="00C03CE0" w:rsidRPr="00846CB8">
              <w:rPr>
                <w:rStyle w:val="Hyperlink"/>
                <w:rFonts w:hint="cs"/>
                <w:rtl/>
                <w:lang w:bidi="fa-IR"/>
              </w:rPr>
              <w:t>ی</w:t>
            </w:r>
            <w:r w:rsidR="00C03CE0" w:rsidRPr="00846CB8">
              <w:rPr>
                <w:rStyle w:val="Hyperlink"/>
                <w:rFonts w:hint="eastAsia"/>
                <w:rtl/>
                <w:lang w:bidi="fa-IR"/>
              </w:rPr>
              <w:t>م</w:t>
            </w:r>
            <w:r w:rsidR="00C03CE0" w:rsidRPr="00846CB8">
              <w:rPr>
                <w:rStyle w:val="Hyperlink"/>
                <w:rtl/>
                <w:lang w:bidi="fa-IR"/>
              </w:rPr>
              <w:t xml:space="preserve"> طوفان فکر</w:t>
            </w:r>
            <w:r w:rsidR="00C03CE0" w:rsidRPr="00846CB8">
              <w:rPr>
                <w:rStyle w:val="Hyperlink"/>
                <w:rFonts w:hint="cs"/>
                <w:rtl/>
                <w:lang w:bidi="fa-IR"/>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Toc59664218 \h</w:instrText>
            </w:r>
            <w:r w:rsidR="00C03CE0">
              <w:rPr>
                <w:webHidden/>
                <w:rtl/>
              </w:rPr>
              <w:instrText xml:space="preserve"> </w:instrText>
            </w:r>
            <w:r w:rsidR="00C03CE0">
              <w:rPr>
                <w:webHidden/>
                <w:rtl/>
              </w:rPr>
            </w:r>
            <w:r w:rsidR="00C03CE0">
              <w:rPr>
                <w:webHidden/>
                <w:rtl/>
              </w:rPr>
              <w:fldChar w:fldCharType="separate"/>
            </w:r>
            <w:r w:rsidR="00C03CE0">
              <w:rPr>
                <w:webHidden/>
                <w:rtl/>
              </w:rPr>
              <w:t>14</w:t>
            </w:r>
            <w:r w:rsidR="00C03CE0">
              <w:rPr>
                <w:webHidden/>
                <w:rtl/>
              </w:rPr>
              <w:fldChar w:fldCharType="end"/>
            </w:r>
          </w:hyperlink>
        </w:p>
        <w:p w14:paraId="72D56719" w14:textId="4FEEEEE7" w:rsidR="00C03CE0" w:rsidRDefault="00977C5D">
          <w:pPr>
            <w:pStyle w:val="TOC2"/>
            <w:rPr>
              <w:rFonts w:asciiTheme="minorHAnsi" w:eastAsiaTheme="minorEastAsia" w:hAnsiTheme="minorHAnsi" w:cstheme="minorBidi"/>
              <w:sz w:val="22"/>
              <w:szCs w:val="22"/>
              <w:rtl/>
              <w:lang w:bidi="ar-SA"/>
            </w:rPr>
          </w:pPr>
          <w:hyperlink w:anchor="_Toc59664219" w:history="1">
            <w:r w:rsidR="00C03CE0" w:rsidRPr="00846CB8">
              <w:rPr>
                <w:rStyle w:val="Hyperlink"/>
                <w:rtl/>
                <w:lang w:bidi="fa-IR"/>
              </w:rPr>
              <w:t>4-2 به تصو</w:t>
            </w:r>
            <w:r w:rsidR="00C03CE0" w:rsidRPr="00846CB8">
              <w:rPr>
                <w:rStyle w:val="Hyperlink"/>
                <w:rFonts w:hint="cs"/>
                <w:rtl/>
                <w:lang w:bidi="fa-IR"/>
              </w:rPr>
              <w:t>ی</w:t>
            </w:r>
            <w:r w:rsidR="00C03CE0" w:rsidRPr="00846CB8">
              <w:rPr>
                <w:rStyle w:val="Hyperlink"/>
                <w:rFonts w:hint="eastAsia"/>
                <w:rtl/>
                <w:lang w:bidi="fa-IR"/>
              </w:rPr>
              <w:t>ر</w:t>
            </w:r>
            <w:r w:rsidR="00C03CE0" w:rsidRPr="00846CB8">
              <w:rPr>
                <w:rStyle w:val="Hyperlink"/>
                <w:rtl/>
                <w:lang w:bidi="fa-IR"/>
              </w:rPr>
              <w:t xml:space="preserve"> کش</w:t>
            </w:r>
            <w:r w:rsidR="00C03CE0" w:rsidRPr="00846CB8">
              <w:rPr>
                <w:rStyle w:val="Hyperlink"/>
                <w:rFonts w:hint="cs"/>
                <w:rtl/>
                <w:lang w:bidi="fa-IR"/>
              </w:rPr>
              <w:t>ی</w:t>
            </w:r>
            <w:r w:rsidR="00C03CE0" w:rsidRPr="00846CB8">
              <w:rPr>
                <w:rStyle w:val="Hyperlink"/>
                <w:rFonts w:hint="eastAsia"/>
                <w:rtl/>
                <w:lang w:bidi="fa-IR"/>
              </w:rPr>
              <w:t>دن</w:t>
            </w:r>
            <w:r w:rsidR="00C03CE0" w:rsidRPr="00846CB8">
              <w:rPr>
                <w:rStyle w:val="Hyperlink"/>
                <w:rtl/>
                <w:lang w:bidi="fa-IR"/>
              </w:rPr>
              <w:t xml:space="preserve"> مدل دامنه</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Toc59664219 \h</w:instrText>
            </w:r>
            <w:r w:rsidR="00C03CE0">
              <w:rPr>
                <w:webHidden/>
                <w:rtl/>
              </w:rPr>
              <w:instrText xml:space="preserve"> </w:instrText>
            </w:r>
            <w:r w:rsidR="00C03CE0">
              <w:rPr>
                <w:webHidden/>
                <w:rtl/>
              </w:rPr>
            </w:r>
            <w:r w:rsidR="00C03CE0">
              <w:rPr>
                <w:webHidden/>
                <w:rtl/>
              </w:rPr>
              <w:fldChar w:fldCharType="separate"/>
            </w:r>
            <w:r w:rsidR="00C03CE0">
              <w:rPr>
                <w:webHidden/>
                <w:rtl/>
              </w:rPr>
              <w:t>17</w:t>
            </w:r>
            <w:r w:rsidR="00C03CE0">
              <w:rPr>
                <w:webHidden/>
                <w:rtl/>
              </w:rPr>
              <w:fldChar w:fldCharType="end"/>
            </w:r>
          </w:hyperlink>
        </w:p>
        <w:p w14:paraId="7FE1227D" w14:textId="622858A9" w:rsidR="00C03CE0" w:rsidRDefault="00977C5D">
          <w:pPr>
            <w:pStyle w:val="TOC2"/>
            <w:rPr>
              <w:rFonts w:asciiTheme="minorHAnsi" w:eastAsiaTheme="minorEastAsia" w:hAnsiTheme="minorHAnsi" w:cstheme="minorBidi"/>
              <w:sz w:val="22"/>
              <w:szCs w:val="22"/>
              <w:rtl/>
              <w:lang w:bidi="ar-SA"/>
            </w:rPr>
          </w:pPr>
          <w:hyperlink w:anchor="_Toc59664220" w:history="1">
            <w:r w:rsidR="00C03CE0" w:rsidRPr="00846CB8">
              <w:rPr>
                <w:rStyle w:val="Hyperlink"/>
                <w:rtl/>
                <w:lang w:bidi="fa-IR"/>
              </w:rPr>
              <w:t>5-2 مرور مدل دامنه</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Toc59664220 \h</w:instrText>
            </w:r>
            <w:r w:rsidR="00C03CE0">
              <w:rPr>
                <w:webHidden/>
                <w:rtl/>
              </w:rPr>
              <w:instrText xml:space="preserve"> </w:instrText>
            </w:r>
            <w:r w:rsidR="00C03CE0">
              <w:rPr>
                <w:webHidden/>
                <w:rtl/>
              </w:rPr>
            </w:r>
            <w:r w:rsidR="00C03CE0">
              <w:rPr>
                <w:webHidden/>
                <w:rtl/>
              </w:rPr>
              <w:fldChar w:fldCharType="separate"/>
            </w:r>
            <w:r w:rsidR="00C03CE0">
              <w:rPr>
                <w:webHidden/>
                <w:rtl/>
              </w:rPr>
              <w:t>17</w:t>
            </w:r>
            <w:r w:rsidR="00C03CE0">
              <w:rPr>
                <w:webHidden/>
                <w:rtl/>
              </w:rPr>
              <w:fldChar w:fldCharType="end"/>
            </w:r>
          </w:hyperlink>
        </w:p>
        <w:p w14:paraId="7AF511B7" w14:textId="25390EC3" w:rsidR="00C03CE0" w:rsidRDefault="00977C5D">
          <w:pPr>
            <w:pStyle w:val="TOC1"/>
            <w:rPr>
              <w:rFonts w:asciiTheme="minorHAnsi" w:eastAsiaTheme="minorEastAsia" w:hAnsiTheme="minorHAnsi" w:cstheme="minorBidi"/>
              <w:noProof/>
              <w:sz w:val="22"/>
              <w:szCs w:val="22"/>
              <w:rtl/>
              <w:lang w:val="en-US" w:bidi="ar-SA"/>
            </w:rPr>
          </w:pPr>
          <w:hyperlink w:anchor="_Toc59664221" w:history="1">
            <w:r w:rsidR="00C03CE0" w:rsidRPr="00846CB8">
              <w:rPr>
                <w:rStyle w:val="Hyperlink"/>
                <w:noProof/>
                <w:rtl/>
              </w:rPr>
              <w:t>فصل سوم: طراح</w:t>
            </w:r>
            <w:r w:rsidR="00C03CE0" w:rsidRPr="00846CB8">
              <w:rPr>
                <w:rStyle w:val="Hyperlink"/>
                <w:rFonts w:hint="cs"/>
                <w:noProof/>
                <w:rtl/>
              </w:rPr>
              <w:t>ی</w:t>
            </w:r>
            <w:r w:rsidR="00C03CE0" w:rsidRPr="00846CB8">
              <w:rPr>
                <w:rStyle w:val="Hyperlink"/>
                <w:noProof/>
                <w:rtl/>
              </w:rPr>
              <w:t xml:space="preserve"> معمار</w:t>
            </w:r>
            <w:r w:rsidR="00C03CE0" w:rsidRPr="00846CB8">
              <w:rPr>
                <w:rStyle w:val="Hyperlink"/>
                <w:rFonts w:hint="cs"/>
                <w:noProof/>
                <w:rtl/>
              </w:rPr>
              <w:t>ی</w:t>
            </w:r>
            <w:r w:rsidR="00C03CE0">
              <w:rPr>
                <w:noProof/>
                <w:webHidden/>
                <w:rtl/>
              </w:rPr>
              <w:tab/>
            </w:r>
            <w:r w:rsidR="00C03CE0">
              <w:rPr>
                <w:noProof/>
                <w:webHidden/>
                <w:rtl/>
              </w:rPr>
              <w:fldChar w:fldCharType="begin"/>
            </w:r>
            <w:r w:rsidR="00C03CE0">
              <w:rPr>
                <w:noProof/>
                <w:webHidden/>
                <w:rtl/>
              </w:rPr>
              <w:instrText xml:space="preserve"> </w:instrText>
            </w:r>
            <w:r w:rsidR="00C03CE0">
              <w:rPr>
                <w:noProof/>
                <w:webHidden/>
              </w:rPr>
              <w:instrText>PAGEREF</w:instrText>
            </w:r>
            <w:r w:rsidR="00C03CE0">
              <w:rPr>
                <w:noProof/>
                <w:webHidden/>
                <w:rtl/>
              </w:rPr>
              <w:instrText xml:space="preserve"> _</w:instrText>
            </w:r>
            <w:r w:rsidR="00C03CE0">
              <w:rPr>
                <w:noProof/>
                <w:webHidden/>
              </w:rPr>
              <w:instrText>Toc59664221 \h</w:instrText>
            </w:r>
            <w:r w:rsidR="00C03CE0">
              <w:rPr>
                <w:noProof/>
                <w:webHidden/>
                <w:rtl/>
              </w:rPr>
              <w:instrText xml:space="preserve"> </w:instrText>
            </w:r>
            <w:r w:rsidR="00C03CE0">
              <w:rPr>
                <w:noProof/>
                <w:webHidden/>
                <w:rtl/>
              </w:rPr>
            </w:r>
            <w:r w:rsidR="00C03CE0">
              <w:rPr>
                <w:noProof/>
                <w:webHidden/>
                <w:rtl/>
              </w:rPr>
              <w:fldChar w:fldCharType="separate"/>
            </w:r>
            <w:r w:rsidR="00C03CE0">
              <w:rPr>
                <w:noProof/>
                <w:webHidden/>
                <w:rtl/>
              </w:rPr>
              <w:t>18</w:t>
            </w:r>
            <w:r w:rsidR="00C03CE0">
              <w:rPr>
                <w:noProof/>
                <w:webHidden/>
                <w:rtl/>
              </w:rPr>
              <w:fldChar w:fldCharType="end"/>
            </w:r>
          </w:hyperlink>
        </w:p>
        <w:p w14:paraId="26B58082" w14:textId="7605D21B" w:rsidR="00C03CE0" w:rsidRDefault="00977C5D">
          <w:pPr>
            <w:pStyle w:val="TOC2"/>
            <w:rPr>
              <w:rFonts w:asciiTheme="minorHAnsi" w:eastAsiaTheme="minorEastAsia" w:hAnsiTheme="minorHAnsi" w:cstheme="minorBidi"/>
              <w:sz w:val="22"/>
              <w:szCs w:val="22"/>
              <w:rtl/>
              <w:lang w:bidi="ar-SA"/>
            </w:rPr>
          </w:pPr>
          <w:hyperlink w:anchor="_Toc59664222" w:history="1">
            <w:r w:rsidR="00C03CE0" w:rsidRPr="00846CB8">
              <w:rPr>
                <w:rStyle w:val="Hyperlink"/>
                <w:rtl/>
                <w:lang w:bidi="fa-IR"/>
              </w:rPr>
              <w:t>1-3 فرا</w:t>
            </w:r>
            <w:r w:rsidR="00C03CE0" w:rsidRPr="00846CB8">
              <w:rPr>
                <w:rStyle w:val="Hyperlink"/>
                <w:rFonts w:hint="cs"/>
                <w:rtl/>
                <w:lang w:bidi="fa-IR"/>
              </w:rPr>
              <w:t>ی</w:t>
            </w:r>
            <w:r w:rsidR="00C03CE0" w:rsidRPr="00846CB8">
              <w:rPr>
                <w:rStyle w:val="Hyperlink"/>
                <w:rFonts w:hint="eastAsia"/>
                <w:rtl/>
                <w:lang w:bidi="fa-IR"/>
              </w:rPr>
              <w:t>ند</w:t>
            </w:r>
            <w:r w:rsidR="00C03CE0" w:rsidRPr="00846CB8">
              <w:rPr>
                <w:rStyle w:val="Hyperlink"/>
                <w:rtl/>
                <w:lang w:bidi="fa-IR"/>
              </w:rPr>
              <w:t xml:space="preserve"> طراح</w:t>
            </w:r>
            <w:r w:rsidR="00C03CE0" w:rsidRPr="00846CB8">
              <w:rPr>
                <w:rStyle w:val="Hyperlink"/>
                <w:rFonts w:hint="cs"/>
                <w:rtl/>
                <w:lang w:bidi="fa-IR"/>
              </w:rPr>
              <w:t>ی</w:t>
            </w:r>
            <w:r w:rsidR="00C03CE0" w:rsidRPr="00846CB8">
              <w:rPr>
                <w:rStyle w:val="Hyperlink"/>
                <w:rtl/>
                <w:lang w:bidi="fa-IR"/>
              </w:rPr>
              <w:t xml:space="preserve"> معمار</w:t>
            </w:r>
            <w:r w:rsidR="00C03CE0" w:rsidRPr="00846CB8">
              <w:rPr>
                <w:rStyle w:val="Hyperlink"/>
                <w:rFonts w:hint="cs"/>
                <w:rtl/>
                <w:lang w:bidi="fa-IR"/>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Toc59664222 \h</w:instrText>
            </w:r>
            <w:r w:rsidR="00C03CE0">
              <w:rPr>
                <w:webHidden/>
                <w:rtl/>
              </w:rPr>
              <w:instrText xml:space="preserve"> </w:instrText>
            </w:r>
            <w:r w:rsidR="00C03CE0">
              <w:rPr>
                <w:webHidden/>
                <w:rtl/>
              </w:rPr>
            </w:r>
            <w:r w:rsidR="00C03CE0">
              <w:rPr>
                <w:webHidden/>
                <w:rtl/>
              </w:rPr>
              <w:fldChar w:fldCharType="separate"/>
            </w:r>
            <w:r w:rsidR="00C03CE0">
              <w:rPr>
                <w:webHidden/>
                <w:rtl/>
              </w:rPr>
              <w:t>18</w:t>
            </w:r>
            <w:r w:rsidR="00C03CE0">
              <w:rPr>
                <w:webHidden/>
                <w:rtl/>
              </w:rPr>
              <w:fldChar w:fldCharType="end"/>
            </w:r>
          </w:hyperlink>
        </w:p>
        <w:p w14:paraId="1C0FCBC7" w14:textId="172A1864" w:rsidR="00C03CE0" w:rsidRDefault="00977C5D">
          <w:pPr>
            <w:pStyle w:val="TOC3"/>
            <w:rPr>
              <w:rFonts w:asciiTheme="minorHAnsi" w:eastAsiaTheme="minorEastAsia" w:hAnsiTheme="minorHAnsi" w:cstheme="minorBidi"/>
              <w:sz w:val="22"/>
              <w:szCs w:val="22"/>
              <w:rtl/>
              <w:lang w:bidi="ar-SA"/>
            </w:rPr>
          </w:pPr>
          <w:hyperlink w:anchor="_Toc59664223" w:history="1">
            <w:r w:rsidR="00C03CE0" w:rsidRPr="00846CB8">
              <w:rPr>
                <w:rStyle w:val="Hyperlink"/>
                <w:rtl/>
              </w:rPr>
              <w:t>3-1-1 اهداف طراح</w:t>
            </w:r>
            <w:r w:rsidR="00C03CE0" w:rsidRPr="00846CB8">
              <w:rPr>
                <w:rStyle w:val="Hyperlink"/>
                <w:rFonts w:hint="cs"/>
                <w:rtl/>
              </w:rPr>
              <w:t>ی</w:t>
            </w:r>
            <w:r w:rsidR="00C03CE0" w:rsidRPr="00846CB8">
              <w:rPr>
                <w:rStyle w:val="Hyperlink"/>
                <w:rtl/>
              </w:rPr>
              <w:t xml:space="preserve"> معمار</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Toc59664223 \h</w:instrText>
            </w:r>
            <w:r w:rsidR="00C03CE0">
              <w:rPr>
                <w:webHidden/>
                <w:rtl/>
              </w:rPr>
              <w:instrText xml:space="preserve"> </w:instrText>
            </w:r>
            <w:r w:rsidR="00C03CE0">
              <w:rPr>
                <w:webHidden/>
                <w:rtl/>
              </w:rPr>
            </w:r>
            <w:r w:rsidR="00C03CE0">
              <w:rPr>
                <w:webHidden/>
                <w:rtl/>
              </w:rPr>
              <w:fldChar w:fldCharType="separate"/>
            </w:r>
            <w:r w:rsidR="00C03CE0">
              <w:rPr>
                <w:webHidden/>
                <w:rtl/>
              </w:rPr>
              <w:t>18</w:t>
            </w:r>
            <w:r w:rsidR="00C03CE0">
              <w:rPr>
                <w:webHidden/>
                <w:rtl/>
              </w:rPr>
              <w:fldChar w:fldCharType="end"/>
            </w:r>
          </w:hyperlink>
        </w:p>
        <w:p w14:paraId="25094EE3" w14:textId="44A7B44A" w:rsidR="00C03CE0" w:rsidRDefault="00977C5D">
          <w:pPr>
            <w:pStyle w:val="TOC3"/>
            <w:rPr>
              <w:rFonts w:asciiTheme="minorHAnsi" w:eastAsiaTheme="minorEastAsia" w:hAnsiTheme="minorHAnsi" w:cstheme="minorBidi"/>
              <w:sz w:val="22"/>
              <w:szCs w:val="22"/>
              <w:rtl/>
              <w:lang w:bidi="ar-SA"/>
            </w:rPr>
          </w:pPr>
          <w:hyperlink w:anchor="_Toc59664224" w:history="1">
            <w:r w:rsidR="00C03CE0" w:rsidRPr="00846CB8">
              <w:rPr>
                <w:rStyle w:val="Hyperlink"/>
                <w:rtl/>
              </w:rPr>
              <w:t>3-1-2 تع</w:t>
            </w:r>
            <w:r w:rsidR="00C03CE0" w:rsidRPr="00846CB8">
              <w:rPr>
                <w:rStyle w:val="Hyperlink"/>
                <w:rFonts w:hint="cs"/>
                <w:rtl/>
              </w:rPr>
              <w:t>یی</w:t>
            </w:r>
            <w:r w:rsidR="00C03CE0" w:rsidRPr="00846CB8">
              <w:rPr>
                <w:rStyle w:val="Hyperlink"/>
                <w:rFonts w:hint="eastAsia"/>
                <w:rtl/>
              </w:rPr>
              <w:t>ن</w:t>
            </w:r>
            <w:r w:rsidR="00C03CE0" w:rsidRPr="00846CB8">
              <w:rPr>
                <w:rStyle w:val="Hyperlink"/>
                <w:rtl/>
              </w:rPr>
              <w:t xml:space="preserve"> نوع س</w:t>
            </w:r>
            <w:r w:rsidR="00C03CE0" w:rsidRPr="00846CB8">
              <w:rPr>
                <w:rStyle w:val="Hyperlink"/>
                <w:rFonts w:hint="cs"/>
                <w:rtl/>
              </w:rPr>
              <w:t>ی</w:t>
            </w:r>
            <w:r w:rsidR="00C03CE0" w:rsidRPr="00846CB8">
              <w:rPr>
                <w:rStyle w:val="Hyperlink"/>
                <w:rFonts w:hint="eastAsia"/>
                <w:rtl/>
              </w:rPr>
              <w:t>ستم</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Toc59664224 \h</w:instrText>
            </w:r>
            <w:r w:rsidR="00C03CE0">
              <w:rPr>
                <w:webHidden/>
                <w:rtl/>
              </w:rPr>
              <w:instrText xml:space="preserve"> </w:instrText>
            </w:r>
            <w:r w:rsidR="00C03CE0">
              <w:rPr>
                <w:webHidden/>
                <w:rtl/>
              </w:rPr>
            </w:r>
            <w:r w:rsidR="00C03CE0">
              <w:rPr>
                <w:webHidden/>
                <w:rtl/>
              </w:rPr>
              <w:fldChar w:fldCharType="separate"/>
            </w:r>
            <w:r w:rsidR="00C03CE0">
              <w:rPr>
                <w:webHidden/>
                <w:rtl/>
              </w:rPr>
              <w:t>18</w:t>
            </w:r>
            <w:r w:rsidR="00C03CE0">
              <w:rPr>
                <w:webHidden/>
                <w:rtl/>
              </w:rPr>
              <w:fldChar w:fldCharType="end"/>
            </w:r>
          </w:hyperlink>
        </w:p>
        <w:p w14:paraId="712419C7" w14:textId="037BCAAD" w:rsidR="00C03CE0" w:rsidRDefault="00977C5D">
          <w:pPr>
            <w:pStyle w:val="TOC3"/>
            <w:rPr>
              <w:rFonts w:asciiTheme="minorHAnsi" w:eastAsiaTheme="minorEastAsia" w:hAnsiTheme="minorHAnsi" w:cstheme="minorBidi"/>
              <w:sz w:val="22"/>
              <w:szCs w:val="22"/>
              <w:rtl/>
              <w:lang w:bidi="ar-SA"/>
            </w:rPr>
          </w:pPr>
          <w:hyperlink w:anchor="_Toc59664225" w:history="1">
            <w:r w:rsidR="00C03CE0" w:rsidRPr="00846CB8">
              <w:rPr>
                <w:rStyle w:val="Hyperlink"/>
                <w:rtl/>
              </w:rPr>
              <w:t>3-1-3 استفاده از سبک</w:t>
            </w:r>
            <w:r w:rsidR="00C03CE0" w:rsidRPr="00846CB8">
              <w:rPr>
                <w:rStyle w:val="Hyperlink"/>
              </w:rPr>
              <w:t>‌</w:t>
            </w:r>
            <w:r w:rsidR="00C03CE0" w:rsidRPr="00846CB8">
              <w:rPr>
                <w:rStyle w:val="Hyperlink"/>
                <w:rtl/>
              </w:rPr>
              <w:t>ها</w:t>
            </w:r>
            <w:r w:rsidR="00C03CE0" w:rsidRPr="00846CB8">
              <w:rPr>
                <w:rStyle w:val="Hyperlink"/>
                <w:rFonts w:hint="cs"/>
                <w:rtl/>
              </w:rPr>
              <w:t>ی</w:t>
            </w:r>
            <w:r w:rsidR="00C03CE0" w:rsidRPr="00846CB8">
              <w:rPr>
                <w:rStyle w:val="Hyperlink"/>
                <w:rtl/>
              </w:rPr>
              <w:t xml:space="preserve"> معمار</w:t>
            </w:r>
            <w:r w:rsidR="00C03CE0" w:rsidRPr="00846CB8">
              <w:rPr>
                <w:rStyle w:val="Hyperlink"/>
                <w:rFonts w:hint="cs"/>
                <w:rtl/>
              </w:rPr>
              <w:t>ی</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Toc59664225 \h</w:instrText>
            </w:r>
            <w:r w:rsidR="00C03CE0">
              <w:rPr>
                <w:webHidden/>
                <w:rtl/>
              </w:rPr>
              <w:instrText xml:space="preserve"> </w:instrText>
            </w:r>
            <w:r w:rsidR="00C03CE0">
              <w:rPr>
                <w:webHidden/>
                <w:rtl/>
              </w:rPr>
            </w:r>
            <w:r w:rsidR="00C03CE0">
              <w:rPr>
                <w:webHidden/>
                <w:rtl/>
              </w:rPr>
              <w:fldChar w:fldCharType="separate"/>
            </w:r>
            <w:r w:rsidR="00C03CE0">
              <w:rPr>
                <w:webHidden/>
                <w:rtl/>
              </w:rPr>
              <w:t>18</w:t>
            </w:r>
            <w:r w:rsidR="00C03CE0">
              <w:rPr>
                <w:webHidden/>
                <w:rtl/>
              </w:rPr>
              <w:fldChar w:fldCharType="end"/>
            </w:r>
          </w:hyperlink>
        </w:p>
        <w:p w14:paraId="10FDD3CB" w14:textId="121D1816" w:rsidR="00C03CE0" w:rsidRDefault="00977C5D">
          <w:pPr>
            <w:pStyle w:val="TOC3"/>
            <w:rPr>
              <w:rFonts w:asciiTheme="minorHAnsi" w:eastAsiaTheme="minorEastAsia" w:hAnsiTheme="minorHAnsi" w:cstheme="minorBidi"/>
              <w:sz w:val="22"/>
              <w:szCs w:val="22"/>
              <w:rtl/>
              <w:lang w:bidi="ar-SA"/>
            </w:rPr>
          </w:pPr>
          <w:hyperlink w:anchor="_Toc59664226" w:history="1">
            <w:r w:rsidR="00C03CE0" w:rsidRPr="00846CB8">
              <w:rPr>
                <w:rStyle w:val="Hyperlink"/>
                <w:rtl/>
              </w:rPr>
              <w:t>3-1-4 تع</w:t>
            </w:r>
            <w:r w:rsidR="00C03CE0" w:rsidRPr="00846CB8">
              <w:rPr>
                <w:rStyle w:val="Hyperlink"/>
                <w:rFonts w:hint="cs"/>
                <w:rtl/>
              </w:rPr>
              <w:t>یی</w:t>
            </w:r>
            <w:r w:rsidR="00C03CE0" w:rsidRPr="00846CB8">
              <w:rPr>
                <w:rStyle w:val="Hyperlink"/>
                <w:rFonts w:hint="eastAsia"/>
                <w:rtl/>
              </w:rPr>
              <w:t>ن</w:t>
            </w:r>
            <w:r w:rsidR="00C03CE0" w:rsidRPr="00846CB8">
              <w:rPr>
                <w:rStyle w:val="Hyperlink"/>
                <w:rtl/>
              </w:rPr>
              <w:t xml:space="preserve"> واسط</w:t>
            </w:r>
            <w:r w:rsidR="00C03CE0" w:rsidRPr="00846CB8">
              <w:rPr>
                <w:rStyle w:val="Hyperlink"/>
              </w:rPr>
              <w:t>‌</w:t>
            </w:r>
            <w:r w:rsidR="00C03CE0" w:rsidRPr="00846CB8">
              <w:rPr>
                <w:rStyle w:val="Hyperlink"/>
                <w:rtl/>
              </w:rPr>
              <w:t>ها و عمل</w:t>
            </w:r>
            <w:r w:rsidR="00C03CE0" w:rsidRPr="00846CB8">
              <w:rPr>
                <w:rStyle w:val="Hyperlink"/>
                <w:rFonts w:hint="cs"/>
                <w:rtl/>
              </w:rPr>
              <w:t>ی</w:t>
            </w:r>
            <w:r w:rsidR="00C03CE0" w:rsidRPr="00846CB8">
              <w:rPr>
                <w:rStyle w:val="Hyperlink"/>
                <w:rFonts w:hint="eastAsia"/>
                <w:rtl/>
              </w:rPr>
              <w:t>ات</w:t>
            </w:r>
            <w:r w:rsidR="00C03CE0" w:rsidRPr="00846CB8">
              <w:rPr>
                <w:rStyle w:val="Hyperlink"/>
                <w:rtl/>
              </w:rPr>
              <w:t xml:space="preserve"> ز</w:t>
            </w:r>
            <w:r w:rsidR="00C03CE0" w:rsidRPr="00846CB8">
              <w:rPr>
                <w:rStyle w:val="Hyperlink"/>
                <w:rFonts w:hint="cs"/>
                <w:rtl/>
              </w:rPr>
              <w:t>ی</w:t>
            </w:r>
            <w:r w:rsidR="00C03CE0" w:rsidRPr="00846CB8">
              <w:rPr>
                <w:rStyle w:val="Hyperlink"/>
                <w:rFonts w:hint="eastAsia"/>
                <w:rtl/>
              </w:rPr>
              <w:t>رس</w:t>
            </w:r>
            <w:r w:rsidR="00C03CE0" w:rsidRPr="00846CB8">
              <w:rPr>
                <w:rStyle w:val="Hyperlink"/>
                <w:rFonts w:hint="cs"/>
                <w:rtl/>
              </w:rPr>
              <w:t>ی</w:t>
            </w:r>
            <w:r w:rsidR="00C03CE0" w:rsidRPr="00846CB8">
              <w:rPr>
                <w:rStyle w:val="Hyperlink"/>
                <w:rFonts w:hint="eastAsia"/>
                <w:rtl/>
              </w:rPr>
              <w:t>ستم</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Toc59664226 \h</w:instrText>
            </w:r>
            <w:r w:rsidR="00C03CE0">
              <w:rPr>
                <w:webHidden/>
                <w:rtl/>
              </w:rPr>
              <w:instrText xml:space="preserve"> </w:instrText>
            </w:r>
            <w:r w:rsidR="00C03CE0">
              <w:rPr>
                <w:webHidden/>
                <w:rtl/>
              </w:rPr>
            </w:r>
            <w:r w:rsidR="00C03CE0">
              <w:rPr>
                <w:webHidden/>
                <w:rtl/>
              </w:rPr>
              <w:fldChar w:fldCharType="separate"/>
            </w:r>
            <w:r w:rsidR="00C03CE0">
              <w:rPr>
                <w:webHidden/>
                <w:rtl/>
              </w:rPr>
              <w:t>19</w:t>
            </w:r>
            <w:r w:rsidR="00C03CE0">
              <w:rPr>
                <w:webHidden/>
                <w:rtl/>
              </w:rPr>
              <w:fldChar w:fldCharType="end"/>
            </w:r>
          </w:hyperlink>
        </w:p>
        <w:p w14:paraId="74B2C6D2" w14:textId="40A0AE8D" w:rsidR="00C03CE0" w:rsidRDefault="00977C5D">
          <w:pPr>
            <w:pStyle w:val="TOC2"/>
            <w:rPr>
              <w:rFonts w:asciiTheme="minorHAnsi" w:eastAsiaTheme="minorEastAsia" w:hAnsiTheme="minorHAnsi" w:cstheme="minorBidi"/>
              <w:sz w:val="22"/>
              <w:szCs w:val="22"/>
              <w:rtl/>
              <w:lang w:bidi="ar-SA"/>
            </w:rPr>
          </w:pPr>
          <w:hyperlink w:anchor="_Toc59664227" w:history="1">
            <w:r w:rsidR="00C03CE0" w:rsidRPr="00846CB8">
              <w:rPr>
                <w:rStyle w:val="Hyperlink"/>
                <w:rtl/>
                <w:lang w:bidi="fa-IR"/>
              </w:rPr>
              <w:t>2-3</w:t>
            </w:r>
            <w:r w:rsidR="00C03CE0" w:rsidRPr="00846CB8">
              <w:rPr>
                <w:rStyle w:val="Hyperlink"/>
                <w:lang w:bidi="fa-IR"/>
              </w:rPr>
              <w:t xml:space="preserve"> </w:t>
            </w:r>
            <w:r w:rsidR="00C03CE0" w:rsidRPr="00846CB8">
              <w:rPr>
                <w:rStyle w:val="Hyperlink"/>
                <w:rtl/>
                <w:lang w:bidi="fa-IR"/>
              </w:rPr>
              <w:t>سبک معمار</w:t>
            </w:r>
            <w:r w:rsidR="00C03CE0" w:rsidRPr="00846CB8">
              <w:rPr>
                <w:rStyle w:val="Hyperlink"/>
                <w:rFonts w:hint="cs"/>
                <w:rtl/>
                <w:lang w:bidi="fa-IR"/>
              </w:rPr>
              <w:t>ی</w:t>
            </w:r>
            <w:r w:rsidR="00C03CE0" w:rsidRPr="00846CB8">
              <w:rPr>
                <w:rStyle w:val="Hyperlink"/>
                <w:rtl/>
                <w:lang w:bidi="fa-IR"/>
              </w:rPr>
              <w:t xml:space="preserve"> و نمودار بسته</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Toc59664227 \h</w:instrText>
            </w:r>
            <w:r w:rsidR="00C03CE0">
              <w:rPr>
                <w:webHidden/>
                <w:rtl/>
              </w:rPr>
              <w:instrText xml:space="preserve"> </w:instrText>
            </w:r>
            <w:r w:rsidR="00C03CE0">
              <w:rPr>
                <w:webHidden/>
                <w:rtl/>
              </w:rPr>
            </w:r>
            <w:r w:rsidR="00C03CE0">
              <w:rPr>
                <w:webHidden/>
                <w:rtl/>
              </w:rPr>
              <w:fldChar w:fldCharType="separate"/>
            </w:r>
            <w:r w:rsidR="00C03CE0">
              <w:rPr>
                <w:webHidden/>
                <w:rtl/>
              </w:rPr>
              <w:t>20</w:t>
            </w:r>
            <w:r w:rsidR="00C03CE0">
              <w:rPr>
                <w:webHidden/>
                <w:rtl/>
              </w:rPr>
              <w:fldChar w:fldCharType="end"/>
            </w:r>
          </w:hyperlink>
        </w:p>
        <w:p w14:paraId="09824959" w14:textId="2AD75FE2" w:rsidR="00C03CE0" w:rsidRDefault="00977C5D">
          <w:pPr>
            <w:pStyle w:val="TOC2"/>
            <w:rPr>
              <w:rFonts w:asciiTheme="minorHAnsi" w:eastAsiaTheme="minorEastAsia" w:hAnsiTheme="minorHAnsi" w:cstheme="minorBidi"/>
              <w:sz w:val="22"/>
              <w:szCs w:val="22"/>
              <w:rtl/>
              <w:lang w:bidi="ar-SA"/>
            </w:rPr>
          </w:pPr>
          <w:hyperlink w:anchor="_Toc59664228" w:history="1">
            <w:r w:rsidR="00C03CE0" w:rsidRPr="00846CB8">
              <w:rPr>
                <w:rStyle w:val="Hyperlink"/>
                <w:rtl/>
                <w:lang w:bidi="fa-IR"/>
              </w:rPr>
              <w:t>3-3 اعمال قوان</w:t>
            </w:r>
            <w:r w:rsidR="00C03CE0" w:rsidRPr="00846CB8">
              <w:rPr>
                <w:rStyle w:val="Hyperlink"/>
                <w:rFonts w:hint="cs"/>
                <w:rtl/>
                <w:lang w:bidi="fa-IR"/>
              </w:rPr>
              <w:t>ی</w:t>
            </w:r>
            <w:r w:rsidR="00C03CE0" w:rsidRPr="00846CB8">
              <w:rPr>
                <w:rStyle w:val="Hyperlink"/>
                <w:rFonts w:hint="eastAsia"/>
                <w:rtl/>
                <w:lang w:bidi="fa-IR"/>
              </w:rPr>
              <w:t>ن</w:t>
            </w:r>
            <w:r w:rsidR="00C03CE0" w:rsidRPr="00846CB8">
              <w:rPr>
                <w:rStyle w:val="Hyperlink"/>
                <w:rtl/>
                <w:lang w:bidi="fa-IR"/>
              </w:rPr>
              <w:t xml:space="preserve"> طراح</w:t>
            </w:r>
            <w:r w:rsidR="00C03CE0" w:rsidRPr="00846CB8">
              <w:rPr>
                <w:rStyle w:val="Hyperlink"/>
                <w:rFonts w:hint="cs"/>
                <w:rtl/>
                <w:lang w:bidi="fa-IR"/>
              </w:rPr>
              <w:t>ی</w:t>
            </w:r>
            <w:r w:rsidR="00C03CE0" w:rsidRPr="00846CB8">
              <w:rPr>
                <w:rStyle w:val="Hyperlink"/>
                <w:rtl/>
                <w:lang w:bidi="fa-IR"/>
              </w:rPr>
              <w:t xml:space="preserve"> نرم‌افزار</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Toc59664228 \h</w:instrText>
            </w:r>
            <w:r w:rsidR="00C03CE0">
              <w:rPr>
                <w:webHidden/>
                <w:rtl/>
              </w:rPr>
              <w:instrText xml:space="preserve"> </w:instrText>
            </w:r>
            <w:r w:rsidR="00C03CE0">
              <w:rPr>
                <w:webHidden/>
                <w:rtl/>
              </w:rPr>
            </w:r>
            <w:r w:rsidR="00C03CE0">
              <w:rPr>
                <w:webHidden/>
                <w:rtl/>
              </w:rPr>
              <w:fldChar w:fldCharType="separate"/>
            </w:r>
            <w:r w:rsidR="00C03CE0">
              <w:rPr>
                <w:webHidden/>
                <w:rtl/>
              </w:rPr>
              <w:t>20</w:t>
            </w:r>
            <w:r w:rsidR="00C03CE0">
              <w:rPr>
                <w:webHidden/>
                <w:rtl/>
              </w:rPr>
              <w:fldChar w:fldCharType="end"/>
            </w:r>
          </w:hyperlink>
        </w:p>
        <w:p w14:paraId="664493E7" w14:textId="0DBB093E" w:rsidR="00C03CE0" w:rsidRDefault="00977C5D">
          <w:pPr>
            <w:pStyle w:val="TOC3"/>
            <w:rPr>
              <w:rFonts w:asciiTheme="minorHAnsi" w:eastAsiaTheme="minorEastAsia" w:hAnsiTheme="minorHAnsi" w:cstheme="minorBidi"/>
              <w:sz w:val="22"/>
              <w:szCs w:val="22"/>
              <w:rtl/>
              <w:lang w:bidi="ar-SA"/>
            </w:rPr>
          </w:pPr>
          <w:hyperlink w:anchor="_Toc59664229" w:history="1">
            <w:r w:rsidR="00C03CE0" w:rsidRPr="00846CB8">
              <w:rPr>
                <w:rStyle w:val="Hyperlink"/>
                <w:rtl/>
              </w:rPr>
              <w:t>1-1-1 طراح</w:t>
            </w:r>
            <w:r w:rsidR="00C03CE0" w:rsidRPr="00846CB8">
              <w:rPr>
                <w:rStyle w:val="Hyperlink"/>
                <w:rFonts w:hint="cs"/>
                <w:rtl/>
              </w:rPr>
              <w:t>ی</w:t>
            </w:r>
            <w:r w:rsidR="00C03CE0" w:rsidRPr="00846CB8">
              <w:rPr>
                <w:rStyle w:val="Hyperlink"/>
                <w:rtl/>
              </w:rPr>
              <w:t xml:space="preserve"> برا</w:t>
            </w:r>
            <w:r w:rsidR="00C03CE0" w:rsidRPr="00846CB8">
              <w:rPr>
                <w:rStyle w:val="Hyperlink"/>
                <w:rFonts w:hint="cs"/>
                <w:rtl/>
              </w:rPr>
              <w:t>ی</w:t>
            </w:r>
            <w:r w:rsidR="00C03CE0" w:rsidRPr="00846CB8">
              <w:rPr>
                <w:rStyle w:val="Hyperlink"/>
                <w:rtl/>
              </w:rPr>
              <w:t xml:space="preserve"> تغ</w:t>
            </w:r>
            <w:r w:rsidR="00C03CE0" w:rsidRPr="00846CB8">
              <w:rPr>
                <w:rStyle w:val="Hyperlink"/>
                <w:rFonts w:hint="cs"/>
                <w:rtl/>
              </w:rPr>
              <w:t>یی</w:t>
            </w:r>
            <w:r w:rsidR="00C03CE0" w:rsidRPr="00846CB8">
              <w:rPr>
                <w:rStyle w:val="Hyperlink"/>
                <w:rFonts w:hint="eastAsia"/>
                <w:rtl/>
              </w:rPr>
              <w:t>ر</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Toc59664229 \h</w:instrText>
            </w:r>
            <w:r w:rsidR="00C03CE0">
              <w:rPr>
                <w:webHidden/>
                <w:rtl/>
              </w:rPr>
              <w:instrText xml:space="preserve"> </w:instrText>
            </w:r>
            <w:r w:rsidR="00C03CE0">
              <w:rPr>
                <w:webHidden/>
                <w:rtl/>
              </w:rPr>
            </w:r>
            <w:r w:rsidR="00C03CE0">
              <w:rPr>
                <w:webHidden/>
                <w:rtl/>
              </w:rPr>
              <w:fldChar w:fldCharType="separate"/>
            </w:r>
            <w:r w:rsidR="00C03CE0">
              <w:rPr>
                <w:webHidden/>
                <w:rtl/>
              </w:rPr>
              <w:t>20</w:t>
            </w:r>
            <w:r w:rsidR="00C03CE0">
              <w:rPr>
                <w:webHidden/>
                <w:rtl/>
              </w:rPr>
              <w:fldChar w:fldCharType="end"/>
            </w:r>
          </w:hyperlink>
        </w:p>
        <w:p w14:paraId="6FEAE413" w14:textId="216097C3" w:rsidR="00C03CE0" w:rsidRDefault="00977C5D">
          <w:pPr>
            <w:pStyle w:val="TOC3"/>
            <w:rPr>
              <w:rFonts w:asciiTheme="minorHAnsi" w:eastAsiaTheme="minorEastAsia" w:hAnsiTheme="minorHAnsi" w:cstheme="minorBidi"/>
              <w:sz w:val="22"/>
              <w:szCs w:val="22"/>
              <w:rtl/>
              <w:lang w:bidi="ar-SA"/>
            </w:rPr>
          </w:pPr>
          <w:hyperlink w:anchor="_Toc59664230" w:history="1">
            <w:r w:rsidR="00C03CE0" w:rsidRPr="00846CB8">
              <w:rPr>
                <w:rStyle w:val="Hyperlink"/>
                <w:rtl/>
              </w:rPr>
              <w:t>1-1-2 جداساز</w:t>
            </w:r>
            <w:r w:rsidR="00C03CE0" w:rsidRPr="00846CB8">
              <w:rPr>
                <w:rStyle w:val="Hyperlink"/>
                <w:rFonts w:hint="cs"/>
                <w:rtl/>
              </w:rPr>
              <w:t>ی</w:t>
            </w:r>
            <w:r w:rsidR="00C03CE0" w:rsidRPr="00846CB8">
              <w:rPr>
                <w:rStyle w:val="Hyperlink"/>
                <w:rtl/>
              </w:rPr>
              <w:t xml:space="preserve"> دغدغه</w:t>
            </w:r>
            <w:r w:rsidR="00C03CE0" w:rsidRPr="00846CB8">
              <w:rPr>
                <w:rStyle w:val="Hyperlink"/>
              </w:rPr>
              <w:t>‌</w:t>
            </w:r>
            <w:r w:rsidR="00C03CE0" w:rsidRPr="00846CB8">
              <w:rPr>
                <w:rStyle w:val="Hyperlink"/>
                <w:rtl/>
              </w:rPr>
              <w:t>ها</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Toc59664230 \h</w:instrText>
            </w:r>
            <w:r w:rsidR="00C03CE0">
              <w:rPr>
                <w:webHidden/>
                <w:rtl/>
              </w:rPr>
              <w:instrText xml:space="preserve"> </w:instrText>
            </w:r>
            <w:r w:rsidR="00C03CE0">
              <w:rPr>
                <w:webHidden/>
                <w:rtl/>
              </w:rPr>
            </w:r>
            <w:r w:rsidR="00C03CE0">
              <w:rPr>
                <w:webHidden/>
                <w:rtl/>
              </w:rPr>
              <w:fldChar w:fldCharType="separate"/>
            </w:r>
            <w:r w:rsidR="00C03CE0">
              <w:rPr>
                <w:webHidden/>
                <w:rtl/>
              </w:rPr>
              <w:t>21</w:t>
            </w:r>
            <w:r w:rsidR="00C03CE0">
              <w:rPr>
                <w:webHidden/>
                <w:rtl/>
              </w:rPr>
              <w:fldChar w:fldCharType="end"/>
            </w:r>
          </w:hyperlink>
        </w:p>
        <w:p w14:paraId="213CA0F8" w14:textId="2A3FBCF9" w:rsidR="00C03CE0" w:rsidRDefault="00977C5D">
          <w:pPr>
            <w:pStyle w:val="TOC3"/>
            <w:rPr>
              <w:rFonts w:asciiTheme="minorHAnsi" w:eastAsiaTheme="minorEastAsia" w:hAnsiTheme="minorHAnsi" w:cstheme="minorBidi"/>
              <w:sz w:val="22"/>
              <w:szCs w:val="22"/>
              <w:rtl/>
              <w:lang w:bidi="ar-SA"/>
            </w:rPr>
          </w:pPr>
          <w:hyperlink w:anchor="_Toc59664231" w:history="1">
            <w:r w:rsidR="00C03CE0" w:rsidRPr="00846CB8">
              <w:rPr>
                <w:rStyle w:val="Hyperlink"/>
                <w:rtl/>
              </w:rPr>
              <w:t>1-1-3 پنهان</w:t>
            </w:r>
            <w:r w:rsidR="00C03CE0" w:rsidRPr="00846CB8">
              <w:rPr>
                <w:rStyle w:val="Hyperlink"/>
              </w:rPr>
              <w:t>‌</w:t>
            </w:r>
            <w:r w:rsidR="00C03CE0" w:rsidRPr="00846CB8">
              <w:rPr>
                <w:rStyle w:val="Hyperlink"/>
                <w:rtl/>
              </w:rPr>
              <w:t>ساز</w:t>
            </w:r>
            <w:r w:rsidR="00C03CE0" w:rsidRPr="00846CB8">
              <w:rPr>
                <w:rStyle w:val="Hyperlink"/>
                <w:rFonts w:hint="cs"/>
                <w:rtl/>
              </w:rPr>
              <w:t>ی</w:t>
            </w:r>
            <w:r w:rsidR="00C03CE0" w:rsidRPr="00846CB8">
              <w:rPr>
                <w:rStyle w:val="Hyperlink"/>
                <w:rtl/>
              </w:rPr>
              <w:t xml:space="preserve"> اطلاعات</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Toc59664231 \h</w:instrText>
            </w:r>
            <w:r w:rsidR="00C03CE0">
              <w:rPr>
                <w:webHidden/>
                <w:rtl/>
              </w:rPr>
              <w:instrText xml:space="preserve"> </w:instrText>
            </w:r>
            <w:r w:rsidR="00C03CE0">
              <w:rPr>
                <w:webHidden/>
                <w:rtl/>
              </w:rPr>
            </w:r>
            <w:r w:rsidR="00C03CE0">
              <w:rPr>
                <w:webHidden/>
                <w:rtl/>
              </w:rPr>
              <w:fldChar w:fldCharType="separate"/>
            </w:r>
            <w:r w:rsidR="00C03CE0">
              <w:rPr>
                <w:webHidden/>
                <w:rtl/>
              </w:rPr>
              <w:t>21</w:t>
            </w:r>
            <w:r w:rsidR="00C03CE0">
              <w:rPr>
                <w:webHidden/>
                <w:rtl/>
              </w:rPr>
              <w:fldChar w:fldCharType="end"/>
            </w:r>
          </w:hyperlink>
        </w:p>
        <w:p w14:paraId="2DF80B82" w14:textId="15B5658F" w:rsidR="00C03CE0" w:rsidRDefault="00977C5D">
          <w:pPr>
            <w:pStyle w:val="TOC3"/>
            <w:rPr>
              <w:rFonts w:asciiTheme="minorHAnsi" w:eastAsiaTheme="minorEastAsia" w:hAnsiTheme="minorHAnsi" w:cstheme="minorBidi"/>
              <w:sz w:val="22"/>
              <w:szCs w:val="22"/>
              <w:rtl/>
              <w:lang w:bidi="ar-SA"/>
            </w:rPr>
          </w:pPr>
          <w:hyperlink w:anchor="_Toc59664232" w:history="1">
            <w:r w:rsidR="00C03CE0" w:rsidRPr="00846CB8">
              <w:rPr>
                <w:rStyle w:val="Hyperlink"/>
                <w:rtl/>
              </w:rPr>
              <w:t>1-1-4 چسبندگ</w:t>
            </w:r>
            <w:r w:rsidR="00C03CE0" w:rsidRPr="00846CB8">
              <w:rPr>
                <w:rStyle w:val="Hyperlink"/>
                <w:rFonts w:hint="cs"/>
                <w:rtl/>
              </w:rPr>
              <w:t>ی</w:t>
            </w:r>
            <w:r w:rsidR="00C03CE0" w:rsidRPr="00846CB8">
              <w:rPr>
                <w:rStyle w:val="Hyperlink"/>
                <w:rtl/>
              </w:rPr>
              <w:t xml:space="preserve"> ز</w:t>
            </w:r>
            <w:r w:rsidR="00C03CE0" w:rsidRPr="00846CB8">
              <w:rPr>
                <w:rStyle w:val="Hyperlink"/>
                <w:rFonts w:hint="cs"/>
                <w:rtl/>
              </w:rPr>
              <w:t>ی</w:t>
            </w:r>
            <w:r w:rsidR="00C03CE0" w:rsidRPr="00846CB8">
              <w:rPr>
                <w:rStyle w:val="Hyperlink"/>
                <w:rFonts w:hint="eastAsia"/>
                <w:rtl/>
              </w:rPr>
              <w:t>اد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Toc59664232 \h</w:instrText>
            </w:r>
            <w:r w:rsidR="00C03CE0">
              <w:rPr>
                <w:webHidden/>
                <w:rtl/>
              </w:rPr>
              <w:instrText xml:space="preserve"> </w:instrText>
            </w:r>
            <w:r w:rsidR="00C03CE0">
              <w:rPr>
                <w:webHidden/>
                <w:rtl/>
              </w:rPr>
            </w:r>
            <w:r w:rsidR="00C03CE0">
              <w:rPr>
                <w:webHidden/>
                <w:rtl/>
              </w:rPr>
              <w:fldChar w:fldCharType="separate"/>
            </w:r>
            <w:r w:rsidR="00C03CE0">
              <w:rPr>
                <w:webHidden/>
                <w:rtl/>
              </w:rPr>
              <w:t>21</w:t>
            </w:r>
            <w:r w:rsidR="00C03CE0">
              <w:rPr>
                <w:webHidden/>
                <w:rtl/>
              </w:rPr>
              <w:fldChar w:fldCharType="end"/>
            </w:r>
          </w:hyperlink>
        </w:p>
        <w:p w14:paraId="1FDE43A9" w14:textId="0AEF25F3" w:rsidR="00C03CE0" w:rsidRDefault="00977C5D">
          <w:pPr>
            <w:pStyle w:val="TOC3"/>
            <w:rPr>
              <w:rFonts w:asciiTheme="minorHAnsi" w:eastAsiaTheme="minorEastAsia" w:hAnsiTheme="minorHAnsi" w:cstheme="minorBidi"/>
              <w:sz w:val="22"/>
              <w:szCs w:val="22"/>
              <w:rtl/>
              <w:lang w:bidi="ar-SA"/>
            </w:rPr>
          </w:pPr>
          <w:hyperlink w:anchor="_Toc59664233" w:history="1">
            <w:r w:rsidR="00C03CE0" w:rsidRPr="00846CB8">
              <w:rPr>
                <w:rStyle w:val="Hyperlink"/>
                <w:rtl/>
              </w:rPr>
              <w:t>1-1-5 جفت</w:t>
            </w:r>
            <w:r w:rsidR="00C03CE0" w:rsidRPr="00846CB8">
              <w:rPr>
                <w:rStyle w:val="Hyperlink"/>
              </w:rPr>
              <w:t>‌</w:t>
            </w:r>
            <w:r w:rsidR="00C03CE0" w:rsidRPr="00846CB8">
              <w:rPr>
                <w:rStyle w:val="Hyperlink"/>
                <w:rtl/>
              </w:rPr>
              <w:t>شدگ</w:t>
            </w:r>
            <w:r w:rsidR="00C03CE0" w:rsidRPr="00846CB8">
              <w:rPr>
                <w:rStyle w:val="Hyperlink"/>
                <w:rFonts w:hint="cs"/>
                <w:rtl/>
              </w:rPr>
              <w:t>ی</w:t>
            </w:r>
            <w:r w:rsidR="00C03CE0" w:rsidRPr="00846CB8">
              <w:rPr>
                <w:rStyle w:val="Hyperlink"/>
                <w:rtl/>
              </w:rPr>
              <w:t xml:space="preserve"> کم</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Toc59664233 \h</w:instrText>
            </w:r>
            <w:r w:rsidR="00C03CE0">
              <w:rPr>
                <w:webHidden/>
                <w:rtl/>
              </w:rPr>
              <w:instrText xml:space="preserve"> </w:instrText>
            </w:r>
            <w:r w:rsidR="00C03CE0">
              <w:rPr>
                <w:webHidden/>
                <w:rtl/>
              </w:rPr>
            </w:r>
            <w:r w:rsidR="00C03CE0">
              <w:rPr>
                <w:webHidden/>
                <w:rtl/>
              </w:rPr>
              <w:fldChar w:fldCharType="separate"/>
            </w:r>
            <w:r w:rsidR="00C03CE0">
              <w:rPr>
                <w:webHidden/>
                <w:rtl/>
              </w:rPr>
              <w:t>22</w:t>
            </w:r>
            <w:r w:rsidR="00C03CE0">
              <w:rPr>
                <w:webHidden/>
                <w:rtl/>
              </w:rPr>
              <w:fldChar w:fldCharType="end"/>
            </w:r>
          </w:hyperlink>
        </w:p>
        <w:p w14:paraId="2CD65E2C" w14:textId="1EC69DEE" w:rsidR="00C03CE0" w:rsidRDefault="00977C5D">
          <w:pPr>
            <w:pStyle w:val="TOC3"/>
            <w:rPr>
              <w:rFonts w:asciiTheme="minorHAnsi" w:eastAsiaTheme="minorEastAsia" w:hAnsiTheme="minorHAnsi" w:cstheme="minorBidi"/>
              <w:sz w:val="22"/>
              <w:szCs w:val="22"/>
              <w:rtl/>
              <w:lang w:bidi="ar-SA"/>
            </w:rPr>
          </w:pPr>
          <w:hyperlink w:anchor="_Toc59664234" w:history="1">
            <w:r w:rsidR="00C03CE0" w:rsidRPr="00846CB8">
              <w:rPr>
                <w:rStyle w:val="Hyperlink"/>
                <w:rtl/>
              </w:rPr>
              <w:t>1-1-6 ساده و احمقانه فرض کن</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Toc59664234 \h</w:instrText>
            </w:r>
            <w:r w:rsidR="00C03CE0">
              <w:rPr>
                <w:webHidden/>
                <w:rtl/>
              </w:rPr>
              <w:instrText xml:space="preserve"> </w:instrText>
            </w:r>
            <w:r w:rsidR="00C03CE0">
              <w:rPr>
                <w:webHidden/>
                <w:rtl/>
              </w:rPr>
            </w:r>
            <w:r w:rsidR="00C03CE0">
              <w:rPr>
                <w:webHidden/>
                <w:rtl/>
              </w:rPr>
              <w:fldChar w:fldCharType="separate"/>
            </w:r>
            <w:r w:rsidR="00C03CE0">
              <w:rPr>
                <w:webHidden/>
                <w:rtl/>
              </w:rPr>
              <w:t>22</w:t>
            </w:r>
            <w:r w:rsidR="00C03CE0">
              <w:rPr>
                <w:webHidden/>
                <w:rtl/>
              </w:rPr>
              <w:fldChar w:fldCharType="end"/>
            </w:r>
          </w:hyperlink>
        </w:p>
        <w:p w14:paraId="36E7852B" w14:textId="7C195B9C" w:rsidR="00C03CE0" w:rsidRDefault="00977C5D">
          <w:pPr>
            <w:pStyle w:val="TOC1"/>
            <w:rPr>
              <w:rFonts w:asciiTheme="minorHAnsi" w:eastAsiaTheme="minorEastAsia" w:hAnsiTheme="minorHAnsi" w:cstheme="minorBidi"/>
              <w:noProof/>
              <w:sz w:val="22"/>
              <w:szCs w:val="22"/>
              <w:rtl/>
              <w:lang w:val="en-US" w:bidi="ar-SA"/>
            </w:rPr>
          </w:pPr>
          <w:hyperlink w:anchor="_Toc59664235" w:history="1">
            <w:r w:rsidR="00C03CE0" w:rsidRPr="00846CB8">
              <w:rPr>
                <w:rStyle w:val="Hyperlink"/>
                <w:noProof/>
                <w:rtl/>
              </w:rPr>
              <w:t>فصل چهارم: استنتاج موردکاربردها از ن</w:t>
            </w:r>
            <w:r w:rsidR="00C03CE0" w:rsidRPr="00846CB8">
              <w:rPr>
                <w:rStyle w:val="Hyperlink"/>
                <w:rFonts w:hint="cs"/>
                <w:noProof/>
                <w:rtl/>
              </w:rPr>
              <w:t>ی</w:t>
            </w:r>
            <w:r w:rsidR="00C03CE0" w:rsidRPr="00846CB8">
              <w:rPr>
                <w:rStyle w:val="Hyperlink"/>
                <w:rFonts w:hint="eastAsia"/>
                <w:noProof/>
                <w:rtl/>
              </w:rPr>
              <w:t>ازمند</w:t>
            </w:r>
            <w:r w:rsidR="00C03CE0" w:rsidRPr="00846CB8">
              <w:rPr>
                <w:rStyle w:val="Hyperlink"/>
                <w:rFonts w:hint="cs"/>
                <w:noProof/>
                <w:rtl/>
              </w:rPr>
              <w:t>ی‌</w:t>
            </w:r>
            <w:r w:rsidR="00C03CE0" w:rsidRPr="00846CB8">
              <w:rPr>
                <w:rStyle w:val="Hyperlink"/>
                <w:rFonts w:hint="eastAsia"/>
                <w:noProof/>
                <w:rtl/>
              </w:rPr>
              <w:t>ها</w:t>
            </w:r>
            <w:r w:rsidR="00C03CE0">
              <w:rPr>
                <w:noProof/>
                <w:webHidden/>
                <w:rtl/>
              </w:rPr>
              <w:tab/>
            </w:r>
            <w:r w:rsidR="00C03CE0">
              <w:rPr>
                <w:noProof/>
                <w:webHidden/>
                <w:rtl/>
              </w:rPr>
              <w:fldChar w:fldCharType="begin"/>
            </w:r>
            <w:r w:rsidR="00C03CE0">
              <w:rPr>
                <w:noProof/>
                <w:webHidden/>
                <w:rtl/>
              </w:rPr>
              <w:instrText xml:space="preserve"> </w:instrText>
            </w:r>
            <w:r w:rsidR="00C03CE0">
              <w:rPr>
                <w:noProof/>
                <w:webHidden/>
              </w:rPr>
              <w:instrText>PAGEREF</w:instrText>
            </w:r>
            <w:r w:rsidR="00C03CE0">
              <w:rPr>
                <w:noProof/>
                <w:webHidden/>
                <w:rtl/>
              </w:rPr>
              <w:instrText xml:space="preserve"> _</w:instrText>
            </w:r>
            <w:r w:rsidR="00C03CE0">
              <w:rPr>
                <w:noProof/>
                <w:webHidden/>
              </w:rPr>
              <w:instrText>Toc59664235 \h</w:instrText>
            </w:r>
            <w:r w:rsidR="00C03CE0">
              <w:rPr>
                <w:noProof/>
                <w:webHidden/>
                <w:rtl/>
              </w:rPr>
              <w:instrText xml:space="preserve"> </w:instrText>
            </w:r>
            <w:r w:rsidR="00C03CE0">
              <w:rPr>
                <w:noProof/>
                <w:webHidden/>
                <w:rtl/>
              </w:rPr>
            </w:r>
            <w:r w:rsidR="00C03CE0">
              <w:rPr>
                <w:noProof/>
                <w:webHidden/>
                <w:rtl/>
              </w:rPr>
              <w:fldChar w:fldCharType="separate"/>
            </w:r>
            <w:r w:rsidR="00C03CE0">
              <w:rPr>
                <w:noProof/>
                <w:webHidden/>
                <w:rtl/>
              </w:rPr>
              <w:t>22</w:t>
            </w:r>
            <w:r w:rsidR="00C03CE0">
              <w:rPr>
                <w:noProof/>
                <w:webHidden/>
                <w:rtl/>
              </w:rPr>
              <w:fldChar w:fldCharType="end"/>
            </w:r>
          </w:hyperlink>
        </w:p>
        <w:p w14:paraId="6AEC8B86" w14:textId="68FFA182" w:rsidR="00C03CE0" w:rsidRDefault="00977C5D">
          <w:pPr>
            <w:pStyle w:val="TOC2"/>
            <w:rPr>
              <w:rFonts w:asciiTheme="minorHAnsi" w:eastAsiaTheme="minorEastAsia" w:hAnsiTheme="minorHAnsi" w:cstheme="minorBidi"/>
              <w:sz w:val="22"/>
              <w:szCs w:val="22"/>
              <w:rtl/>
              <w:lang w:bidi="ar-SA"/>
            </w:rPr>
          </w:pPr>
          <w:hyperlink w:anchor="_Toc59664236" w:history="1">
            <w:r w:rsidR="00C03CE0" w:rsidRPr="00846CB8">
              <w:rPr>
                <w:rStyle w:val="Hyperlink"/>
                <w:rtl/>
                <w:lang w:bidi="fa-IR"/>
              </w:rPr>
              <w:t>1-4</w:t>
            </w:r>
            <w:r w:rsidR="00C03CE0">
              <w:rPr>
                <w:rFonts w:asciiTheme="minorHAnsi" w:eastAsiaTheme="minorEastAsia" w:hAnsiTheme="minorHAnsi" w:cstheme="minorBidi"/>
                <w:sz w:val="22"/>
                <w:szCs w:val="22"/>
                <w:rtl/>
                <w:lang w:bidi="ar-SA"/>
              </w:rPr>
              <w:tab/>
            </w:r>
            <w:r w:rsidR="00C03CE0" w:rsidRPr="00846CB8">
              <w:rPr>
                <w:rStyle w:val="Hyperlink"/>
                <w:rtl/>
                <w:lang w:bidi="fa-IR"/>
              </w:rPr>
              <w:t>شناسا</w:t>
            </w:r>
            <w:r w:rsidR="00C03CE0" w:rsidRPr="00846CB8">
              <w:rPr>
                <w:rStyle w:val="Hyperlink"/>
                <w:rFonts w:hint="cs"/>
                <w:rtl/>
                <w:lang w:bidi="fa-IR"/>
              </w:rPr>
              <w:t>یی</w:t>
            </w:r>
            <w:r w:rsidR="00C03CE0" w:rsidRPr="00846CB8">
              <w:rPr>
                <w:rStyle w:val="Hyperlink"/>
                <w:rtl/>
                <w:lang w:bidi="fa-IR"/>
              </w:rPr>
              <w:t xml:space="preserve"> موارد کاربرد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Toc59664236 \h</w:instrText>
            </w:r>
            <w:r w:rsidR="00C03CE0">
              <w:rPr>
                <w:webHidden/>
                <w:rtl/>
              </w:rPr>
              <w:instrText xml:space="preserve"> </w:instrText>
            </w:r>
            <w:r w:rsidR="00C03CE0">
              <w:rPr>
                <w:webHidden/>
                <w:rtl/>
              </w:rPr>
            </w:r>
            <w:r w:rsidR="00C03CE0">
              <w:rPr>
                <w:webHidden/>
                <w:rtl/>
              </w:rPr>
              <w:fldChar w:fldCharType="separate"/>
            </w:r>
            <w:r w:rsidR="00C03CE0">
              <w:rPr>
                <w:webHidden/>
                <w:rtl/>
              </w:rPr>
              <w:t>22</w:t>
            </w:r>
            <w:r w:rsidR="00C03CE0">
              <w:rPr>
                <w:webHidden/>
                <w:rtl/>
              </w:rPr>
              <w:fldChar w:fldCharType="end"/>
            </w:r>
          </w:hyperlink>
        </w:p>
        <w:p w14:paraId="0FB189C5" w14:textId="097D713B" w:rsidR="00C03CE0" w:rsidRDefault="00977C5D">
          <w:pPr>
            <w:pStyle w:val="TOC2"/>
            <w:rPr>
              <w:rFonts w:asciiTheme="minorHAnsi" w:eastAsiaTheme="minorEastAsia" w:hAnsiTheme="minorHAnsi" w:cstheme="minorBidi"/>
              <w:sz w:val="22"/>
              <w:szCs w:val="22"/>
              <w:rtl/>
              <w:lang w:bidi="ar-SA"/>
            </w:rPr>
          </w:pPr>
          <w:hyperlink w:anchor="_Toc59664237" w:history="1">
            <w:r w:rsidR="00C03CE0" w:rsidRPr="00846CB8">
              <w:rPr>
                <w:rStyle w:val="Hyperlink"/>
                <w:rtl/>
                <w:lang w:bidi="fa-IR"/>
              </w:rPr>
              <w:t>2-4</w:t>
            </w:r>
            <w:r w:rsidR="00C03CE0">
              <w:rPr>
                <w:rFonts w:asciiTheme="minorHAnsi" w:eastAsiaTheme="minorEastAsia" w:hAnsiTheme="minorHAnsi" w:cstheme="minorBidi"/>
                <w:sz w:val="22"/>
                <w:szCs w:val="22"/>
                <w:rtl/>
                <w:lang w:bidi="ar-SA"/>
              </w:rPr>
              <w:tab/>
            </w:r>
            <w:r w:rsidR="00C03CE0" w:rsidRPr="00846CB8">
              <w:rPr>
                <w:rStyle w:val="Hyperlink"/>
                <w:rtl/>
                <w:lang w:bidi="fa-IR"/>
              </w:rPr>
              <w:t>تع</w:t>
            </w:r>
            <w:r w:rsidR="00C03CE0" w:rsidRPr="00846CB8">
              <w:rPr>
                <w:rStyle w:val="Hyperlink"/>
                <w:rFonts w:hint="cs"/>
                <w:rtl/>
                <w:lang w:bidi="fa-IR"/>
              </w:rPr>
              <w:t>یی</w:t>
            </w:r>
            <w:r w:rsidR="00C03CE0" w:rsidRPr="00846CB8">
              <w:rPr>
                <w:rStyle w:val="Hyperlink"/>
                <w:rFonts w:hint="eastAsia"/>
                <w:rtl/>
                <w:lang w:bidi="fa-IR"/>
              </w:rPr>
              <w:t>ن</w:t>
            </w:r>
            <w:r w:rsidR="00C03CE0" w:rsidRPr="00846CB8">
              <w:rPr>
                <w:rStyle w:val="Hyperlink"/>
                <w:rtl/>
                <w:lang w:bidi="fa-IR"/>
              </w:rPr>
              <w:t xml:space="preserve"> قلمرو موارد کاربرد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Toc59664237 \h</w:instrText>
            </w:r>
            <w:r w:rsidR="00C03CE0">
              <w:rPr>
                <w:webHidden/>
                <w:rtl/>
              </w:rPr>
              <w:instrText xml:space="preserve"> </w:instrText>
            </w:r>
            <w:r w:rsidR="00C03CE0">
              <w:rPr>
                <w:webHidden/>
                <w:rtl/>
              </w:rPr>
            </w:r>
            <w:r w:rsidR="00C03CE0">
              <w:rPr>
                <w:webHidden/>
                <w:rtl/>
              </w:rPr>
              <w:fldChar w:fldCharType="separate"/>
            </w:r>
            <w:r w:rsidR="00C03CE0">
              <w:rPr>
                <w:webHidden/>
                <w:rtl/>
              </w:rPr>
              <w:t>23</w:t>
            </w:r>
            <w:r w:rsidR="00C03CE0">
              <w:rPr>
                <w:webHidden/>
                <w:rtl/>
              </w:rPr>
              <w:fldChar w:fldCharType="end"/>
            </w:r>
          </w:hyperlink>
        </w:p>
        <w:p w14:paraId="28FF083C" w14:textId="1E74B00B" w:rsidR="00C03CE0" w:rsidRDefault="00977C5D">
          <w:pPr>
            <w:pStyle w:val="TOC2"/>
            <w:rPr>
              <w:rFonts w:asciiTheme="minorHAnsi" w:eastAsiaTheme="minorEastAsia" w:hAnsiTheme="minorHAnsi" w:cstheme="minorBidi"/>
              <w:sz w:val="22"/>
              <w:szCs w:val="22"/>
              <w:rtl/>
              <w:lang w:bidi="ar-SA"/>
            </w:rPr>
          </w:pPr>
          <w:hyperlink w:anchor="_Toc59664238" w:history="1">
            <w:r w:rsidR="00C03CE0" w:rsidRPr="00846CB8">
              <w:rPr>
                <w:rStyle w:val="Hyperlink"/>
                <w:lang w:bidi="fa-IR"/>
              </w:rPr>
              <w:t>3-4</w:t>
            </w:r>
            <w:r w:rsidR="00C03CE0">
              <w:rPr>
                <w:rFonts w:asciiTheme="minorHAnsi" w:eastAsiaTheme="minorEastAsia" w:hAnsiTheme="minorHAnsi" w:cstheme="minorBidi"/>
                <w:sz w:val="22"/>
                <w:szCs w:val="22"/>
                <w:rtl/>
                <w:lang w:bidi="ar-SA"/>
              </w:rPr>
              <w:tab/>
            </w:r>
            <w:r w:rsidR="00C03CE0" w:rsidRPr="00846CB8">
              <w:rPr>
                <w:rStyle w:val="Hyperlink"/>
                <w:rtl/>
                <w:lang w:bidi="fa-IR"/>
              </w:rPr>
              <w:t>ترس</w:t>
            </w:r>
            <w:r w:rsidR="00C03CE0" w:rsidRPr="00846CB8">
              <w:rPr>
                <w:rStyle w:val="Hyperlink"/>
                <w:rFonts w:hint="cs"/>
                <w:rtl/>
                <w:lang w:bidi="fa-IR"/>
              </w:rPr>
              <w:t>ی</w:t>
            </w:r>
            <w:r w:rsidR="00C03CE0" w:rsidRPr="00846CB8">
              <w:rPr>
                <w:rStyle w:val="Hyperlink"/>
                <w:rFonts w:hint="eastAsia"/>
                <w:rtl/>
                <w:lang w:bidi="fa-IR"/>
              </w:rPr>
              <w:t>م</w:t>
            </w:r>
            <w:r w:rsidR="00C03CE0" w:rsidRPr="00846CB8">
              <w:rPr>
                <w:rStyle w:val="Hyperlink"/>
                <w:rtl/>
                <w:lang w:bidi="fa-IR"/>
              </w:rPr>
              <w:t xml:space="preserve"> زم</w:t>
            </w:r>
            <w:r w:rsidR="00C03CE0" w:rsidRPr="00846CB8">
              <w:rPr>
                <w:rStyle w:val="Hyperlink"/>
                <w:rFonts w:hint="cs"/>
                <w:rtl/>
                <w:lang w:bidi="fa-IR"/>
              </w:rPr>
              <w:t>ی</w:t>
            </w:r>
            <w:r w:rsidR="00C03CE0" w:rsidRPr="00846CB8">
              <w:rPr>
                <w:rStyle w:val="Hyperlink"/>
                <w:rFonts w:hint="eastAsia"/>
                <w:rtl/>
                <w:lang w:bidi="fa-IR"/>
              </w:rPr>
              <w:t>نه</w:t>
            </w:r>
            <w:r w:rsidR="00C03CE0" w:rsidRPr="00846CB8">
              <w:rPr>
                <w:rStyle w:val="Hyperlink"/>
                <w:rtl/>
                <w:lang w:bidi="fa-IR"/>
              </w:rPr>
              <w:t xml:space="preserve"> مورد کاربرد</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Toc59664238 \h</w:instrText>
            </w:r>
            <w:r w:rsidR="00C03CE0">
              <w:rPr>
                <w:webHidden/>
                <w:rtl/>
              </w:rPr>
              <w:instrText xml:space="preserve"> </w:instrText>
            </w:r>
            <w:r w:rsidR="00C03CE0">
              <w:rPr>
                <w:webHidden/>
                <w:rtl/>
              </w:rPr>
            </w:r>
            <w:r w:rsidR="00C03CE0">
              <w:rPr>
                <w:webHidden/>
                <w:rtl/>
              </w:rPr>
              <w:fldChar w:fldCharType="separate"/>
            </w:r>
            <w:r w:rsidR="00C03CE0">
              <w:rPr>
                <w:webHidden/>
                <w:rtl/>
              </w:rPr>
              <w:t>27</w:t>
            </w:r>
            <w:r w:rsidR="00C03CE0">
              <w:rPr>
                <w:webHidden/>
                <w:rtl/>
              </w:rPr>
              <w:fldChar w:fldCharType="end"/>
            </w:r>
          </w:hyperlink>
        </w:p>
        <w:p w14:paraId="5AEBAC14" w14:textId="0DD89D3A" w:rsidR="00C03CE0" w:rsidRDefault="00977C5D">
          <w:pPr>
            <w:pStyle w:val="TOC2"/>
            <w:rPr>
              <w:rFonts w:asciiTheme="minorHAnsi" w:eastAsiaTheme="minorEastAsia" w:hAnsiTheme="minorHAnsi" w:cstheme="minorBidi"/>
              <w:sz w:val="22"/>
              <w:szCs w:val="22"/>
              <w:rtl/>
              <w:lang w:bidi="ar-SA"/>
            </w:rPr>
          </w:pPr>
          <w:hyperlink w:anchor="_Toc59664239" w:history="1">
            <w:r w:rsidR="00C03CE0" w:rsidRPr="00846CB8">
              <w:rPr>
                <w:rStyle w:val="Hyperlink"/>
                <w:rtl/>
                <w:lang w:bidi="fa-IR"/>
              </w:rPr>
              <w:t>4-4</w:t>
            </w:r>
            <w:r w:rsidR="00C03CE0">
              <w:rPr>
                <w:rFonts w:asciiTheme="minorHAnsi" w:eastAsiaTheme="minorEastAsia" w:hAnsiTheme="minorHAnsi" w:cstheme="minorBidi"/>
                <w:sz w:val="22"/>
                <w:szCs w:val="22"/>
                <w:rtl/>
                <w:lang w:bidi="ar-SA"/>
              </w:rPr>
              <w:tab/>
            </w:r>
            <w:r w:rsidR="00C03CE0" w:rsidRPr="00846CB8">
              <w:rPr>
                <w:rStyle w:val="Hyperlink"/>
                <w:rtl/>
                <w:lang w:bidi="fa-IR"/>
              </w:rPr>
              <w:t>بازب</w:t>
            </w:r>
            <w:r w:rsidR="00C03CE0" w:rsidRPr="00846CB8">
              <w:rPr>
                <w:rStyle w:val="Hyperlink"/>
                <w:rFonts w:hint="cs"/>
                <w:rtl/>
                <w:lang w:bidi="fa-IR"/>
              </w:rPr>
              <w:t>ی</w:t>
            </w:r>
            <w:r w:rsidR="00C03CE0" w:rsidRPr="00846CB8">
              <w:rPr>
                <w:rStyle w:val="Hyperlink"/>
                <w:rFonts w:hint="eastAsia"/>
                <w:rtl/>
                <w:lang w:bidi="fa-IR"/>
              </w:rPr>
              <w:t>ن</w:t>
            </w:r>
            <w:r w:rsidR="00C03CE0" w:rsidRPr="00846CB8">
              <w:rPr>
                <w:rStyle w:val="Hyperlink"/>
                <w:rFonts w:hint="cs"/>
                <w:rtl/>
                <w:lang w:bidi="fa-IR"/>
              </w:rPr>
              <w:t>ی</w:t>
            </w:r>
            <w:r w:rsidR="00C03CE0" w:rsidRPr="00846CB8">
              <w:rPr>
                <w:rStyle w:val="Hyperlink"/>
                <w:rtl/>
                <w:lang w:bidi="fa-IR"/>
              </w:rPr>
              <w:t xml:space="preserve"> موارد کاربرد و نمودارها</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Toc59664239 \h</w:instrText>
            </w:r>
            <w:r w:rsidR="00C03CE0">
              <w:rPr>
                <w:webHidden/>
                <w:rtl/>
              </w:rPr>
              <w:instrText xml:space="preserve"> </w:instrText>
            </w:r>
            <w:r w:rsidR="00C03CE0">
              <w:rPr>
                <w:webHidden/>
                <w:rtl/>
              </w:rPr>
            </w:r>
            <w:r w:rsidR="00C03CE0">
              <w:rPr>
                <w:webHidden/>
                <w:rtl/>
              </w:rPr>
              <w:fldChar w:fldCharType="separate"/>
            </w:r>
            <w:r w:rsidR="00C03CE0">
              <w:rPr>
                <w:webHidden/>
                <w:rtl/>
              </w:rPr>
              <w:t>35</w:t>
            </w:r>
            <w:r w:rsidR="00C03CE0">
              <w:rPr>
                <w:webHidden/>
                <w:rtl/>
              </w:rPr>
              <w:fldChar w:fldCharType="end"/>
            </w:r>
          </w:hyperlink>
        </w:p>
        <w:p w14:paraId="1E3563A5" w14:textId="33317CAC" w:rsidR="00C03CE0" w:rsidRDefault="00977C5D">
          <w:pPr>
            <w:pStyle w:val="TOC2"/>
            <w:rPr>
              <w:rFonts w:asciiTheme="minorHAnsi" w:eastAsiaTheme="minorEastAsia" w:hAnsiTheme="minorHAnsi" w:cstheme="minorBidi"/>
              <w:sz w:val="22"/>
              <w:szCs w:val="22"/>
              <w:rtl/>
              <w:lang w:bidi="ar-SA"/>
            </w:rPr>
          </w:pPr>
          <w:hyperlink w:anchor="_Toc59664240" w:history="1">
            <w:r w:rsidR="00C03CE0" w:rsidRPr="00846CB8">
              <w:rPr>
                <w:rStyle w:val="Hyperlink"/>
                <w:rtl/>
                <w:lang w:bidi="fa-IR"/>
              </w:rPr>
              <w:t>5-4</w:t>
            </w:r>
            <w:r w:rsidR="00C03CE0">
              <w:rPr>
                <w:rFonts w:asciiTheme="minorHAnsi" w:eastAsiaTheme="minorEastAsia" w:hAnsiTheme="minorHAnsi" w:cstheme="minorBidi"/>
                <w:sz w:val="22"/>
                <w:szCs w:val="22"/>
                <w:rtl/>
                <w:lang w:bidi="ar-SA"/>
              </w:rPr>
              <w:tab/>
            </w:r>
            <w:r w:rsidR="00C03CE0" w:rsidRPr="00846CB8">
              <w:rPr>
                <w:rStyle w:val="Hyperlink"/>
                <w:rtl/>
                <w:lang w:bidi="fa-IR"/>
              </w:rPr>
              <w:t>تخص</w:t>
            </w:r>
            <w:r w:rsidR="00C03CE0" w:rsidRPr="00846CB8">
              <w:rPr>
                <w:rStyle w:val="Hyperlink"/>
                <w:rFonts w:hint="cs"/>
                <w:rtl/>
                <w:lang w:bidi="fa-IR"/>
              </w:rPr>
              <w:t>ی</w:t>
            </w:r>
            <w:r w:rsidR="00C03CE0" w:rsidRPr="00846CB8">
              <w:rPr>
                <w:rStyle w:val="Hyperlink"/>
                <w:rFonts w:hint="eastAsia"/>
                <w:rtl/>
                <w:lang w:bidi="fa-IR"/>
              </w:rPr>
              <w:t>ص</w:t>
            </w:r>
            <w:r w:rsidR="00C03CE0" w:rsidRPr="00846CB8">
              <w:rPr>
                <w:rStyle w:val="Hyperlink"/>
                <w:rtl/>
                <w:lang w:bidi="fa-IR"/>
              </w:rPr>
              <w:t xml:space="preserve"> موارد کاربرد به تکرارها</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Toc59664240 \h</w:instrText>
            </w:r>
            <w:r w:rsidR="00C03CE0">
              <w:rPr>
                <w:webHidden/>
                <w:rtl/>
              </w:rPr>
              <w:instrText xml:space="preserve"> </w:instrText>
            </w:r>
            <w:r w:rsidR="00C03CE0">
              <w:rPr>
                <w:webHidden/>
                <w:rtl/>
              </w:rPr>
            </w:r>
            <w:r w:rsidR="00C03CE0">
              <w:rPr>
                <w:webHidden/>
                <w:rtl/>
              </w:rPr>
              <w:fldChar w:fldCharType="separate"/>
            </w:r>
            <w:r w:rsidR="00C03CE0">
              <w:rPr>
                <w:webHidden/>
                <w:rtl/>
              </w:rPr>
              <w:t>36</w:t>
            </w:r>
            <w:r w:rsidR="00C03CE0">
              <w:rPr>
                <w:webHidden/>
                <w:rtl/>
              </w:rPr>
              <w:fldChar w:fldCharType="end"/>
            </w:r>
          </w:hyperlink>
        </w:p>
        <w:p w14:paraId="013C6565" w14:textId="3EBDEDD5" w:rsidR="00C03CE0" w:rsidRDefault="00977C5D">
          <w:pPr>
            <w:pStyle w:val="TOC2"/>
            <w:rPr>
              <w:rFonts w:asciiTheme="minorHAnsi" w:eastAsiaTheme="minorEastAsia" w:hAnsiTheme="minorHAnsi" w:cstheme="minorBidi"/>
              <w:sz w:val="22"/>
              <w:szCs w:val="22"/>
              <w:rtl/>
              <w:lang w:bidi="ar-SA"/>
            </w:rPr>
          </w:pPr>
          <w:hyperlink w:anchor="_Toc59664241" w:history="1">
            <w:r w:rsidR="00C03CE0" w:rsidRPr="00846CB8">
              <w:rPr>
                <w:rStyle w:val="Hyperlink"/>
                <w:rtl/>
                <w:lang w:bidi="fa-IR"/>
              </w:rPr>
              <w:t>6-4</w:t>
            </w:r>
            <w:r w:rsidR="00C03CE0">
              <w:rPr>
                <w:rFonts w:asciiTheme="minorHAnsi" w:eastAsiaTheme="minorEastAsia" w:hAnsiTheme="minorHAnsi" w:cstheme="minorBidi"/>
                <w:sz w:val="22"/>
                <w:szCs w:val="22"/>
                <w:rtl/>
                <w:lang w:bidi="ar-SA"/>
              </w:rPr>
              <w:tab/>
            </w:r>
            <w:r w:rsidR="00C03CE0" w:rsidRPr="00846CB8">
              <w:rPr>
                <w:rStyle w:val="Hyperlink"/>
                <w:rtl/>
                <w:lang w:bidi="fa-IR"/>
              </w:rPr>
              <w:t>نمودار تعامل کنشگر-س</w:t>
            </w:r>
            <w:r w:rsidR="00C03CE0" w:rsidRPr="00846CB8">
              <w:rPr>
                <w:rStyle w:val="Hyperlink"/>
                <w:rFonts w:hint="cs"/>
                <w:rtl/>
                <w:lang w:bidi="fa-IR"/>
              </w:rPr>
              <w:t>ی</w:t>
            </w:r>
            <w:r w:rsidR="00C03CE0" w:rsidRPr="00846CB8">
              <w:rPr>
                <w:rStyle w:val="Hyperlink"/>
                <w:rFonts w:hint="eastAsia"/>
                <w:rtl/>
                <w:lang w:bidi="fa-IR"/>
              </w:rPr>
              <w:t>ستم</w:t>
            </w:r>
            <w:r w:rsidR="00C03CE0">
              <w:rPr>
                <w:webHidden/>
                <w:rtl/>
              </w:rPr>
              <w:tab/>
            </w:r>
            <w:r w:rsidR="00C03CE0">
              <w:rPr>
                <w:webHidden/>
                <w:rtl/>
              </w:rPr>
              <w:fldChar w:fldCharType="begin"/>
            </w:r>
            <w:r w:rsidR="00C03CE0">
              <w:rPr>
                <w:webHidden/>
                <w:rtl/>
              </w:rPr>
              <w:instrText xml:space="preserve"> </w:instrText>
            </w:r>
            <w:r w:rsidR="00C03CE0">
              <w:rPr>
                <w:webHidden/>
              </w:rPr>
              <w:instrText>PAGEREF</w:instrText>
            </w:r>
            <w:r w:rsidR="00C03CE0">
              <w:rPr>
                <w:webHidden/>
                <w:rtl/>
              </w:rPr>
              <w:instrText xml:space="preserve"> _</w:instrText>
            </w:r>
            <w:r w:rsidR="00C03CE0">
              <w:rPr>
                <w:webHidden/>
              </w:rPr>
              <w:instrText>Toc59664241 \h</w:instrText>
            </w:r>
            <w:r w:rsidR="00C03CE0">
              <w:rPr>
                <w:webHidden/>
                <w:rtl/>
              </w:rPr>
              <w:instrText xml:space="preserve"> </w:instrText>
            </w:r>
            <w:r w:rsidR="00C03CE0">
              <w:rPr>
                <w:webHidden/>
                <w:rtl/>
              </w:rPr>
            </w:r>
            <w:r w:rsidR="00C03CE0">
              <w:rPr>
                <w:webHidden/>
                <w:rtl/>
              </w:rPr>
              <w:fldChar w:fldCharType="separate"/>
            </w:r>
            <w:r w:rsidR="00C03CE0">
              <w:rPr>
                <w:webHidden/>
                <w:rtl/>
              </w:rPr>
              <w:t>38</w:t>
            </w:r>
            <w:r w:rsidR="00C03CE0">
              <w:rPr>
                <w:webHidden/>
                <w:rtl/>
              </w:rPr>
              <w:fldChar w:fldCharType="end"/>
            </w:r>
          </w:hyperlink>
        </w:p>
        <w:p w14:paraId="1399AAE9" w14:textId="050A8CDE" w:rsidR="002D6554" w:rsidRDefault="00D85D17" w:rsidP="00781EAA">
          <w:pPr>
            <w:spacing w:line="360" w:lineRule="auto"/>
            <w:jc w:val="both"/>
            <w:rPr>
              <w:rtl/>
              <w:lang w:bidi="ar-BH"/>
            </w:rPr>
          </w:pPr>
          <w:r>
            <w:rPr>
              <w:lang w:bidi="ar-BH"/>
            </w:rPr>
            <w:fldChar w:fldCharType="end"/>
          </w:r>
        </w:p>
      </w:sdtContent>
    </w:sdt>
    <w:p w14:paraId="38D7D87C" w14:textId="728B4051" w:rsidR="000B5516" w:rsidRDefault="00847A24" w:rsidP="00E868DD">
      <w:pPr>
        <w:bidi w:val="0"/>
        <w:spacing w:line="360" w:lineRule="auto"/>
        <w:jc w:val="both"/>
        <w:rPr>
          <w:rFonts w:asciiTheme="majorHAnsi" w:eastAsiaTheme="majorEastAsia" w:hAnsiTheme="majorHAnsi" w:cstheme="majorBidi"/>
          <w:b/>
          <w:bCs/>
          <w:color w:val="365F91" w:themeColor="accent1" w:themeShade="BF"/>
          <w:sz w:val="28"/>
          <w:szCs w:val="28"/>
          <w:lang w:val="en-US" w:bidi="ar-BH"/>
        </w:rPr>
      </w:pPr>
      <w:r>
        <w:rPr>
          <w:rFonts w:asciiTheme="majorHAnsi" w:eastAsiaTheme="majorEastAsia" w:hAnsiTheme="majorHAnsi" w:cstheme="majorBidi"/>
          <w:b/>
          <w:bCs/>
          <w:color w:val="365F91" w:themeColor="accent1" w:themeShade="BF"/>
          <w:sz w:val="28"/>
          <w:szCs w:val="28"/>
          <w:lang w:val="en-US" w:bidi="ar-BH"/>
        </w:rPr>
        <w:br w:type="page"/>
      </w:r>
    </w:p>
    <w:p w14:paraId="2C3C7B8C" w14:textId="41927A5E" w:rsidR="00686812" w:rsidRDefault="002D6554" w:rsidP="00686812">
      <w:pPr>
        <w:pStyle w:val="Heading1"/>
        <w:spacing w:line="360" w:lineRule="auto"/>
        <w:jc w:val="center"/>
        <w:rPr>
          <w:rtl/>
          <w:lang w:val="en-US" w:bidi="ar-BH"/>
        </w:rPr>
      </w:pPr>
      <w:bookmarkStart w:id="0" w:name="_Toc301275137"/>
      <w:bookmarkStart w:id="1" w:name="_Toc59664194"/>
      <w:r>
        <w:rPr>
          <w:rtl/>
          <w:lang w:bidi="ar-BH"/>
        </w:rPr>
        <w:lastRenderedPageBreak/>
        <w:t xml:space="preserve">فصل </w:t>
      </w:r>
      <w:r w:rsidR="006D476F">
        <w:rPr>
          <w:rtl/>
          <w:lang w:bidi="ar-BH"/>
        </w:rPr>
        <w:t>اول</w:t>
      </w:r>
      <w:r>
        <w:rPr>
          <w:rtl/>
          <w:lang w:bidi="ar-BH"/>
        </w:rPr>
        <w:t xml:space="preserve">: </w:t>
      </w:r>
      <w:bookmarkEnd w:id="0"/>
      <w:r w:rsidR="0038750E">
        <w:rPr>
          <w:rFonts w:hint="cs"/>
          <w:rtl/>
          <w:lang w:bidi="ar-BH"/>
        </w:rPr>
        <w:t xml:space="preserve">سند </w:t>
      </w:r>
      <w:r w:rsidR="00A75288">
        <w:rPr>
          <w:rFonts w:hint="cs"/>
          <w:rtl/>
          <w:lang w:val="en-US" w:bidi="ar-BH"/>
        </w:rPr>
        <w:t>نیازمندی</w:t>
      </w:r>
      <w:r w:rsidR="00A75288">
        <w:rPr>
          <w:rtl/>
          <w:lang w:val="en-US" w:bidi="ar-BH"/>
        </w:rPr>
        <w:t> </w:t>
      </w:r>
      <w:r w:rsidR="00A75288">
        <w:rPr>
          <w:rFonts w:hint="cs"/>
          <w:rtl/>
          <w:lang w:val="en-US" w:bidi="ar-BH"/>
        </w:rPr>
        <w:t>های نرم افزار</w:t>
      </w:r>
      <w:bookmarkEnd w:id="1"/>
    </w:p>
    <w:p w14:paraId="258772E9" w14:textId="0A1CE94F" w:rsidR="00686812" w:rsidRPr="00686812" w:rsidRDefault="00686812" w:rsidP="005C4DBE">
      <w:pPr>
        <w:pStyle w:val="Heading2"/>
        <w:numPr>
          <w:ilvl w:val="0"/>
          <w:numId w:val="24"/>
        </w:numPr>
        <w:rPr>
          <w:rtl/>
          <w:lang w:val="en-US" w:bidi="ar-BH"/>
        </w:rPr>
      </w:pPr>
      <w:bookmarkStart w:id="2" w:name="_Toc59664195"/>
      <w:r>
        <w:rPr>
          <w:rFonts w:hint="cs"/>
          <w:rtl/>
          <w:lang w:val="en-US"/>
        </w:rPr>
        <w:t>مقدمه</w:t>
      </w:r>
      <w:bookmarkEnd w:id="2"/>
    </w:p>
    <w:p w14:paraId="5EB82E04" w14:textId="0B3DD688" w:rsidR="00686812" w:rsidRPr="00B34D01" w:rsidRDefault="00686812" w:rsidP="00A97665">
      <w:pPr>
        <w:spacing w:line="360" w:lineRule="auto"/>
        <w:rPr>
          <w:rFonts w:ascii="Bahnschrift" w:hAnsi="Bahnschrift"/>
          <w:sz w:val="24"/>
          <w:rtl/>
        </w:rPr>
      </w:pPr>
      <w:r>
        <w:rPr>
          <w:rFonts w:ascii="Bahnschrift" w:hAnsi="Bahnschrift" w:hint="cs"/>
          <w:sz w:val="24"/>
          <w:rtl/>
        </w:rPr>
        <w:t xml:space="preserve">       بدون شک موفقیت یک دانشجو در ثبت یک برنامه درسی ایده</w:t>
      </w:r>
      <w:r w:rsidR="009F1681">
        <w:rPr>
          <w:rFonts w:ascii="Bahnschrift" w:hAnsi="Bahnschrift" w:hint="cs"/>
          <w:sz w:val="24"/>
          <w:rtl/>
        </w:rPr>
        <w:t>‌آ</w:t>
      </w:r>
      <w:r>
        <w:rPr>
          <w:rFonts w:ascii="Bahnschrift" w:hAnsi="Bahnschrift" w:hint="cs"/>
          <w:sz w:val="24"/>
          <w:rtl/>
        </w:rPr>
        <w:t>ل مدیون اطلاعات، دقت و سرعت انالیز در انتخاب وضعیت بهینه است. در این طرح با افزایش فیلترهای اطلاعاتی، سامانه</w:t>
      </w:r>
      <w:r w:rsidR="003E73D1">
        <w:rPr>
          <w:rFonts w:ascii="Bahnschrift" w:hAnsi="Bahnschrift" w:hint="cs"/>
          <w:sz w:val="24"/>
          <w:rtl/>
        </w:rPr>
        <w:t>‌</w:t>
      </w:r>
      <w:r>
        <w:rPr>
          <w:rFonts w:ascii="Bahnschrift" w:hAnsi="Bahnschrift" w:hint="cs"/>
          <w:sz w:val="24"/>
          <w:rtl/>
        </w:rPr>
        <w:t xml:space="preserve">ای طراحی شده است که علاوه بر کمک قابل توجه به سیستم </w:t>
      </w:r>
      <w:r w:rsidR="00360056">
        <w:rPr>
          <w:rFonts w:ascii="Bahnschrift" w:hAnsi="Bahnschrift" w:hint="cs"/>
          <w:sz w:val="24"/>
          <w:rtl/>
        </w:rPr>
        <w:t>آ</w:t>
      </w:r>
      <w:r>
        <w:rPr>
          <w:rFonts w:ascii="Bahnschrift" w:hAnsi="Bahnschrift" w:hint="cs"/>
          <w:sz w:val="24"/>
          <w:rtl/>
        </w:rPr>
        <w:t>موزش در ارائه بهینه برنامه کلیه دروس، قادر است با دقت بسیار بالا بخش عمده</w:t>
      </w:r>
      <w:r w:rsidR="009F1681">
        <w:rPr>
          <w:rFonts w:ascii="Bahnschrift" w:hAnsi="Bahnschrift" w:hint="cs"/>
          <w:sz w:val="24"/>
          <w:rtl/>
        </w:rPr>
        <w:t>‌</w:t>
      </w:r>
      <w:r>
        <w:rPr>
          <w:rFonts w:ascii="Bahnschrift" w:hAnsi="Bahnschrift" w:hint="cs"/>
          <w:sz w:val="24"/>
          <w:rtl/>
        </w:rPr>
        <w:t>ای از وظیفه</w:t>
      </w:r>
      <w:r w:rsidR="002110BB">
        <w:rPr>
          <w:rFonts w:ascii="Bahnschrift" w:hAnsi="Bahnschrift" w:hint="cs"/>
          <w:sz w:val="24"/>
          <w:rtl/>
        </w:rPr>
        <w:t>‌</w:t>
      </w:r>
      <w:r>
        <w:rPr>
          <w:rFonts w:ascii="Bahnschrift" w:hAnsi="Bahnschrift" w:hint="cs"/>
          <w:sz w:val="24"/>
          <w:rtl/>
        </w:rPr>
        <w:t xml:space="preserve">ی انتخاب </w:t>
      </w:r>
      <w:r w:rsidR="00906A29">
        <w:rPr>
          <w:rFonts w:ascii="Bahnschrift" w:hAnsi="Bahnschrift" w:hint="cs"/>
          <w:sz w:val="24"/>
          <w:rtl/>
        </w:rPr>
        <w:t xml:space="preserve">واحد </w:t>
      </w:r>
      <w:r>
        <w:rPr>
          <w:rFonts w:ascii="Bahnschrift" w:hAnsi="Bahnschrift" w:hint="cs"/>
          <w:sz w:val="24"/>
          <w:rtl/>
        </w:rPr>
        <w:t>صحیح و ایده</w:t>
      </w:r>
      <w:r w:rsidR="00715B61">
        <w:rPr>
          <w:rFonts w:ascii="Bahnschrift" w:hAnsi="Bahnschrift" w:hint="cs"/>
          <w:sz w:val="24"/>
          <w:rtl/>
        </w:rPr>
        <w:t>‌</w:t>
      </w:r>
      <w:r w:rsidR="008A72E2">
        <w:rPr>
          <w:rFonts w:ascii="Bahnschrift" w:hAnsi="Bahnschrift" w:hint="cs"/>
          <w:sz w:val="24"/>
          <w:rtl/>
        </w:rPr>
        <w:t>آ</w:t>
      </w:r>
      <w:r>
        <w:rPr>
          <w:rFonts w:ascii="Bahnschrift" w:hAnsi="Bahnschrift" w:hint="cs"/>
          <w:sz w:val="24"/>
          <w:rtl/>
        </w:rPr>
        <w:t>ل را برای هر دانشجو، خود به عهده گیرد.</w:t>
      </w:r>
    </w:p>
    <w:p w14:paraId="5ACA307C" w14:textId="371A297D" w:rsidR="00686812" w:rsidRPr="00686812" w:rsidRDefault="00686812" w:rsidP="00642770">
      <w:pPr>
        <w:pStyle w:val="Heading3"/>
        <w:rPr>
          <w:rtl/>
        </w:rPr>
      </w:pPr>
      <w:bookmarkStart w:id="3" w:name="_Toc59664196"/>
      <w:r w:rsidRPr="00686812">
        <w:rPr>
          <w:rtl/>
        </w:rPr>
        <w:t>هدف</w:t>
      </w:r>
      <w:bookmarkEnd w:id="3"/>
    </w:p>
    <w:p w14:paraId="6202F9F4" w14:textId="77777777" w:rsidR="009908DF" w:rsidRDefault="00686812" w:rsidP="00A97665">
      <w:pPr>
        <w:spacing w:line="360" w:lineRule="auto"/>
        <w:rPr>
          <w:rFonts w:ascii="Bahnschrift" w:hAnsi="Bahnschrift"/>
          <w:sz w:val="24"/>
          <w:rtl/>
          <w:lang w:bidi="ar-BH"/>
        </w:rPr>
      </w:pPr>
      <w:r>
        <w:rPr>
          <w:rFonts w:ascii="Bahnschrift" w:hAnsi="Bahnschrift"/>
          <w:sz w:val="24"/>
          <w:rtl/>
          <w:lang w:bidi="ar-BH"/>
        </w:rPr>
        <w:t>برای تولید یک نرم</w:t>
      </w:r>
      <w:r w:rsidR="00685070">
        <w:rPr>
          <w:rFonts w:ascii="Bahnschrift" w:hAnsi="Bahnschrift" w:hint="cs"/>
          <w:sz w:val="24"/>
          <w:rtl/>
          <w:lang w:bidi="ar-BH"/>
        </w:rPr>
        <w:t>‌</w:t>
      </w:r>
      <w:r>
        <w:rPr>
          <w:rFonts w:ascii="Bahnschrift" w:hAnsi="Bahnschrift"/>
          <w:sz w:val="24"/>
          <w:rtl/>
          <w:lang w:bidi="ar-BH"/>
        </w:rPr>
        <w:t xml:space="preserve">افزار، لازم است </w:t>
      </w:r>
      <w:r w:rsidR="00204638">
        <w:rPr>
          <w:rFonts w:ascii="Bahnschrift" w:hAnsi="Bahnschrift" w:hint="cs"/>
          <w:sz w:val="24"/>
          <w:rtl/>
          <w:lang w:bidi="ar-BH"/>
        </w:rPr>
        <w:t>سندی</w:t>
      </w:r>
      <w:r>
        <w:rPr>
          <w:rFonts w:ascii="Bahnschrift" w:hAnsi="Bahnschrift"/>
          <w:sz w:val="24"/>
          <w:rtl/>
          <w:lang w:bidi="ar-BH"/>
        </w:rPr>
        <w:t xml:space="preserve"> از نیازمندی</w:t>
      </w:r>
      <w:r w:rsidR="001C5A4C">
        <w:rPr>
          <w:rFonts w:ascii="Bahnschrift" w:hAnsi="Bahnschrift" w:hint="cs"/>
          <w:sz w:val="24"/>
          <w:rtl/>
          <w:lang w:bidi="ar-BH"/>
        </w:rPr>
        <w:t>‌</w:t>
      </w:r>
      <w:r>
        <w:rPr>
          <w:rFonts w:ascii="Bahnschrift" w:hAnsi="Bahnschrift"/>
          <w:sz w:val="24"/>
          <w:rtl/>
          <w:lang w:bidi="ar-BH"/>
        </w:rPr>
        <w:t>های نرم افزار را تهیه کنیم تا بتوانیم محصول مناسبی را ایجاد کنیم.</w:t>
      </w:r>
      <w:r w:rsidR="009908DF">
        <w:rPr>
          <w:rFonts w:ascii="Bahnschrift" w:hAnsi="Bahnschrift" w:hint="cs"/>
          <w:sz w:val="24"/>
          <w:rtl/>
          <w:lang w:bidi="ar-BH"/>
        </w:rPr>
        <w:t xml:space="preserve"> </w:t>
      </w:r>
    </w:p>
    <w:p w14:paraId="19B2E781" w14:textId="51CAFEAF" w:rsidR="00686812" w:rsidRDefault="009908DF" w:rsidP="00A97665">
      <w:pPr>
        <w:spacing w:line="360" w:lineRule="auto"/>
        <w:rPr>
          <w:rFonts w:ascii="Bahnschrift" w:hAnsi="Bahnschrift"/>
          <w:sz w:val="24"/>
          <w:rtl/>
          <w:lang w:bidi="ar-BH"/>
        </w:rPr>
      </w:pPr>
      <w:r>
        <w:rPr>
          <w:rFonts w:ascii="Bahnschrift" w:hAnsi="Bahnschrift" w:hint="cs"/>
          <w:sz w:val="24"/>
          <w:rtl/>
          <w:lang w:bidi="ar-BH"/>
        </w:rPr>
        <w:t xml:space="preserve">سند </w:t>
      </w:r>
      <w:r w:rsidR="00686812">
        <w:rPr>
          <w:rFonts w:ascii="Bahnschrift" w:hAnsi="Bahnschrift"/>
          <w:sz w:val="24"/>
          <w:rtl/>
          <w:lang w:bidi="ar-BH"/>
        </w:rPr>
        <w:t>نیازمندی</w:t>
      </w:r>
      <w:r w:rsidR="007A2BF7">
        <w:rPr>
          <w:rFonts w:ascii="Bahnschrift" w:hAnsi="Bahnschrift" w:hint="cs"/>
          <w:sz w:val="24"/>
          <w:rtl/>
          <w:lang w:bidi="ar-BH"/>
        </w:rPr>
        <w:t>‌</w:t>
      </w:r>
      <w:r w:rsidR="00686812">
        <w:rPr>
          <w:rFonts w:ascii="Bahnschrift" w:hAnsi="Bahnschrift"/>
          <w:sz w:val="24"/>
          <w:rtl/>
          <w:lang w:bidi="ar-BH"/>
        </w:rPr>
        <w:t>های نرم</w:t>
      </w:r>
      <w:r w:rsidR="00D2748D">
        <w:rPr>
          <w:rFonts w:ascii="Bahnschrift" w:hAnsi="Bahnschrift" w:hint="cs"/>
          <w:sz w:val="24"/>
          <w:rtl/>
          <w:lang w:bidi="ar-BH"/>
        </w:rPr>
        <w:t>‌</w:t>
      </w:r>
      <w:r w:rsidR="00686812">
        <w:rPr>
          <w:rFonts w:ascii="Bahnschrift" w:hAnsi="Bahnschrift"/>
          <w:sz w:val="24"/>
          <w:rtl/>
          <w:lang w:bidi="ar-BH"/>
        </w:rPr>
        <w:t>افزار،</w:t>
      </w:r>
      <w:r w:rsidR="00A35BA3">
        <w:rPr>
          <w:rFonts w:ascii="Bahnschrift" w:hAnsi="Bahnschrift"/>
          <w:sz w:val="24"/>
          <w:lang w:bidi="ar-BH"/>
        </w:rPr>
        <w:t xml:space="preserve"> </w:t>
      </w:r>
      <w:r w:rsidR="00686812">
        <w:rPr>
          <w:rFonts w:ascii="Bahnschrift" w:hAnsi="Bahnschrift"/>
          <w:sz w:val="24"/>
          <w:rtl/>
          <w:lang w:bidi="ar-BH"/>
        </w:rPr>
        <w:t>یک نقشه از تمام ویژگی</w:t>
      </w:r>
      <w:r w:rsidR="00E61FFD">
        <w:rPr>
          <w:rFonts w:ascii="Bahnschrift" w:hAnsi="Bahnschrift" w:hint="cs"/>
          <w:sz w:val="24"/>
          <w:rtl/>
          <w:lang w:bidi="ar-BH"/>
        </w:rPr>
        <w:t>‌</w:t>
      </w:r>
      <w:r w:rsidR="00686812">
        <w:rPr>
          <w:rFonts w:ascii="Bahnschrift" w:hAnsi="Bahnschrift"/>
          <w:sz w:val="24"/>
          <w:rtl/>
          <w:lang w:bidi="ar-BH"/>
        </w:rPr>
        <w:t>های محصول نرم</w:t>
      </w:r>
      <w:r w:rsidR="001A480D">
        <w:rPr>
          <w:rFonts w:ascii="Bahnschrift" w:hAnsi="Bahnschrift" w:hint="cs"/>
          <w:sz w:val="24"/>
          <w:rtl/>
          <w:lang w:bidi="ar-BH"/>
        </w:rPr>
        <w:t>‌</w:t>
      </w:r>
      <w:r w:rsidR="00686812">
        <w:rPr>
          <w:rFonts w:ascii="Bahnschrift" w:hAnsi="Bahnschrift"/>
          <w:sz w:val="24"/>
          <w:rtl/>
          <w:lang w:bidi="ar-BH"/>
        </w:rPr>
        <w:t>افزاری را به تمامی اعضای تیم توسعه نشان می</w:t>
      </w:r>
      <w:r w:rsidR="008D057A">
        <w:rPr>
          <w:rFonts w:ascii="Bahnschrift" w:hAnsi="Bahnschrift" w:hint="cs"/>
          <w:sz w:val="24"/>
          <w:rtl/>
          <w:lang w:bidi="ar-BH"/>
        </w:rPr>
        <w:t>‌</w:t>
      </w:r>
      <w:r w:rsidR="00686812">
        <w:rPr>
          <w:rFonts w:ascii="Bahnschrift" w:hAnsi="Bahnschrift"/>
          <w:sz w:val="24"/>
          <w:rtl/>
          <w:lang w:bidi="ar-BH"/>
        </w:rPr>
        <w:t>دهد و کمک می</w:t>
      </w:r>
      <w:r w:rsidR="00C06E6D">
        <w:rPr>
          <w:rFonts w:ascii="Bahnschrift" w:hAnsi="Bahnschrift" w:hint="cs"/>
          <w:sz w:val="24"/>
          <w:rtl/>
          <w:lang w:bidi="ar-BH"/>
        </w:rPr>
        <w:t>‌</w:t>
      </w:r>
      <w:r w:rsidR="00686812">
        <w:rPr>
          <w:rFonts w:ascii="Bahnschrift" w:hAnsi="Bahnschrift"/>
          <w:sz w:val="24"/>
          <w:rtl/>
          <w:lang w:bidi="ar-BH"/>
        </w:rPr>
        <w:t xml:space="preserve">کند که اعضای تیم در یک خط فکری قرار بگیرند و همگی در راستای یک هدف مشخصی قدم بردارند. همچنین این </w:t>
      </w:r>
      <w:r w:rsidR="00F03DBB">
        <w:rPr>
          <w:rFonts w:ascii="Bahnschrift" w:hAnsi="Bahnschrift" w:hint="cs"/>
          <w:sz w:val="24"/>
          <w:rtl/>
          <w:lang w:bidi="ar-BH"/>
        </w:rPr>
        <w:t>سند</w:t>
      </w:r>
      <w:r w:rsidR="00686812">
        <w:rPr>
          <w:rFonts w:ascii="Bahnschrift" w:hAnsi="Bahnschrift"/>
          <w:sz w:val="24"/>
          <w:rtl/>
          <w:lang w:bidi="ar-BH"/>
        </w:rPr>
        <w:t xml:space="preserve"> کمک می</w:t>
      </w:r>
      <w:r w:rsidR="00F101D5">
        <w:rPr>
          <w:rFonts w:ascii="Bahnschrift" w:hAnsi="Bahnschrift" w:hint="cs"/>
          <w:sz w:val="24"/>
          <w:rtl/>
          <w:lang w:bidi="ar-BH"/>
        </w:rPr>
        <w:t>‌</w:t>
      </w:r>
      <w:r w:rsidR="00686812">
        <w:rPr>
          <w:rFonts w:ascii="Bahnschrift" w:hAnsi="Bahnschrift"/>
          <w:sz w:val="24"/>
          <w:rtl/>
          <w:lang w:bidi="ar-BH"/>
        </w:rPr>
        <w:t>کنند که اگر شخص جدیدی می</w:t>
      </w:r>
      <w:r w:rsidR="00724659">
        <w:rPr>
          <w:rFonts w:ascii="Bahnschrift" w:hAnsi="Bahnschrift" w:hint="cs"/>
          <w:sz w:val="24"/>
          <w:rtl/>
          <w:lang w:bidi="ar-BH"/>
        </w:rPr>
        <w:t>‌</w:t>
      </w:r>
      <w:r w:rsidR="00686812">
        <w:rPr>
          <w:rFonts w:ascii="Bahnschrift" w:hAnsi="Bahnschrift"/>
          <w:sz w:val="24"/>
          <w:rtl/>
          <w:lang w:bidi="ar-BH"/>
        </w:rPr>
        <w:t xml:space="preserve">خواهد عضو تیم شود بتواند در جریان اصلی کار قرار بگیرد و در مدت زمان کوتاهی بتواند نقش موثری در تیم داشته باشد.                                                                                                                                                                   </w:t>
      </w:r>
      <w:r w:rsidR="00686812" w:rsidRPr="00431EBD">
        <w:rPr>
          <w:rFonts w:ascii="Bahnschrift" w:hAnsi="Bahnschrift"/>
          <w:sz w:val="24"/>
          <w:rtl/>
          <w:lang w:bidi="ar-BH"/>
        </w:rPr>
        <w:t>سند نیازمندی</w:t>
      </w:r>
      <w:r w:rsidR="00432432">
        <w:rPr>
          <w:rFonts w:ascii="Bahnschrift" w:hAnsi="Bahnschrift" w:hint="cs"/>
          <w:sz w:val="24"/>
          <w:rtl/>
          <w:lang w:bidi="ar-BH"/>
        </w:rPr>
        <w:t>‌</w:t>
      </w:r>
      <w:r w:rsidR="00686812" w:rsidRPr="00431EBD">
        <w:rPr>
          <w:rFonts w:ascii="Bahnschrift" w:hAnsi="Bahnschrift"/>
          <w:sz w:val="24"/>
          <w:rtl/>
          <w:lang w:bidi="ar-BH"/>
        </w:rPr>
        <w:t>های نرم‌افزار (</w:t>
      </w:r>
      <w:r w:rsidR="00686812" w:rsidRPr="00431EBD">
        <w:rPr>
          <w:rFonts w:ascii="Bahnschrift" w:hAnsi="Bahnschrift"/>
          <w:sz w:val="24"/>
          <w:lang w:bidi="ar-BH"/>
        </w:rPr>
        <w:t>Software Requirements Specification</w:t>
      </w:r>
      <w:r w:rsidR="00686812" w:rsidRPr="00431EBD">
        <w:rPr>
          <w:rFonts w:ascii="Bahnschrift" w:hAnsi="Bahnschrift"/>
          <w:sz w:val="24"/>
          <w:rtl/>
          <w:lang w:bidi="ar-BH"/>
        </w:rPr>
        <w:t xml:space="preserve">) که به اختصار سند </w:t>
      </w:r>
      <w:r w:rsidR="00686812" w:rsidRPr="00431EBD">
        <w:rPr>
          <w:rFonts w:ascii="Bahnschrift" w:hAnsi="Bahnschrift"/>
          <w:sz w:val="24"/>
          <w:lang w:bidi="ar-BH"/>
        </w:rPr>
        <w:t>SRS</w:t>
      </w:r>
      <w:r w:rsidR="00686812" w:rsidRPr="00431EBD">
        <w:rPr>
          <w:rFonts w:ascii="Bahnschrift" w:hAnsi="Bahnschrift"/>
          <w:sz w:val="24"/>
          <w:rtl/>
          <w:lang w:bidi="ar-BH"/>
        </w:rPr>
        <w:t xml:space="preserve"> نیز شناخته می‌شود، سندی است که</w:t>
      </w:r>
      <w:r w:rsidR="00686812">
        <w:rPr>
          <w:rFonts w:ascii="Bahnschrift" w:hAnsi="Bahnschrift"/>
          <w:sz w:val="24"/>
          <w:rtl/>
          <w:lang w:bidi="ar-BH"/>
        </w:rPr>
        <w:t xml:space="preserve"> جزئیات بخش</w:t>
      </w:r>
      <w:r w:rsidR="00695CA7">
        <w:rPr>
          <w:rFonts w:ascii="Bahnschrift" w:hAnsi="Bahnschrift" w:hint="cs"/>
          <w:sz w:val="24"/>
          <w:rtl/>
          <w:lang w:bidi="ar-BH"/>
        </w:rPr>
        <w:t>‌</w:t>
      </w:r>
      <w:r w:rsidR="00686812">
        <w:rPr>
          <w:rFonts w:ascii="Bahnschrift" w:hAnsi="Bahnschrift"/>
          <w:sz w:val="24"/>
          <w:rtl/>
          <w:lang w:bidi="ar-BH"/>
        </w:rPr>
        <w:t>های م</w:t>
      </w:r>
      <w:r w:rsidR="001614DC">
        <w:rPr>
          <w:rFonts w:ascii="Bahnschrift" w:hAnsi="Bahnschrift" w:hint="cs"/>
          <w:sz w:val="24"/>
          <w:rtl/>
          <w:lang w:bidi="ar-BH"/>
        </w:rPr>
        <w:t>خ</w:t>
      </w:r>
      <w:r w:rsidR="00686812">
        <w:rPr>
          <w:rFonts w:ascii="Bahnschrift" w:hAnsi="Bahnschrift"/>
          <w:sz w:val="24"/>
          <w:rtl/>
          <w:lang w:bidi="ar-BH"/>
        </w:rPr>
        <w:t>تلف پروژه، امکانات و ویژگی های هر بخش و هر آنچه که نیاز داریم نرم افزار برایمان براورده سازد را توصیف می</w:t>
      </w:r>
      <w:r w:rsidR="00BB5C36">
        <w:rPr>
          <w:rFonts w:ascii="Bahnschrift" w:hAnsi="Bahnschrift" w:hint="cs"/>
          <w:sz w:val="24"/>
          <w:rtl/>
          <w:lang w:bidi="ar-BH"/>
        </w:rPr>
        <w:t>‌</w:t>
      </w:r>
      <w:r w:rsidR="00686812">
        <w:rPr>
          <w:rFonts w:ascii="Bahnschrift" w:hAnsi="Bahnschrift"/>
          <w:sz w:val="24"/>
          <w:rtl/>
          <w:lang w:bidi="ar-BH"/>
        </w:rPr>
        <w:t>کند.                                                                                                                                                            مخاطبان این پروژه نرم</w:t>
      </w:r>
      <w:r w:rsidR="00882144">
        <w:rPr>
          <w:rFonts w:ascii="Bahnschrift" w:hAnsi="Bahnschrift" w:hint="cs"/>
          <w:sz w:val="24"/>
          <w:rtl/>
          <w:lang w:bidi="ar-BH"/>
        </w:rPr>
        <w:t>‌</w:t>
      </w:r>
      <w:r w:rsidR="00686812">
        <w:rPr>
          <w:rFonts w:ascii="Bahnschrift" w:hAnsi="Bahnschrift"/>
          <w:sz w:val="24"/>
          <w:rtl/>
          <w:lang w:bidi="ar-BH"/>
        </w:rPr>
        <w:t xml:space="preserve">افزاری دانشجویان، اساتید و کارکنان </w:t>
      </w:r>
      <w:r w:rsidR="00F53FE0">
        <w:rPr>
          <w:rFonts w:ascii="Bahnschrift" w:hAnsi="Bahnschrift" w:hint="cs"/>
          <w:sz w:val="24"/>
          <w:rtl/>
          <w:lang w:bidi="ar-BH"/>
        </w:rPr>
        <w:t>آ</w:t>
      </w:r>
      <w:r w:rsidR="00686812">
        <w:rPr>
          <w:rFonts w:ascii="Bahnschrift" w:hAnsi="Bahnschrift"/>
          <w:sz w:val="24"/>
          <w:rtl/>
          <w:lang w:bidi="ar-BH"/>
        </w:rPr>
        <w:t>موزشی دانشگاه</w:t>
      </w:r>
      <w:r w:rsidR="00BC5285">
        <w:rPr>
          <w:rFonts w:ascii="Bahnschrift" w:hAnsi="Bahnschrift" w:hint="cs"/>
          <w:sz w:val="24"/>
          <w:rtl/>
          <w:lang w:bidi="ar-BH"/>
        </w:rPr>
        <w:t>‌</w:t>
      </w:r>
      <w:r w:rsidR="00686812">
        <w:rPr>
          <w:rFonts w:ascii="Bahnschrift" w:hAnsi="Bahnschrift"/>
          <w:sz w:val="24"/>
          <w:rtl/>
          <w:lang w:bidi="ar-BH"/>
        </w:rPr>
        <w:t>هایی می</w:t>
      </w:r>
      <w:r w:rsidR="00BC6286">
        <w:rPr>
          <w:rFonts w:ascii="Bahnschrift" w:hAnsi="Bahnschrift" w:hint="cs"/>
          <w:sz w:val="24"/>
          <w:rtl/>
          <w:lang w:bidi="ar-BH"/>
        </w:rPr>
        <w:t>‌</w:t>
      </w:r>
      <w:r w:rsidR="00686812">
        <w:rPr>
          <w:rFonts w:ascii="Bahnschrift" w:hAnsi="Bahnschrift"/>
          <w:sz w:val="24"/>
          <w:rtl/>
          <w:lang w:bidi="ar-BH"/>
        </w:rPr>
        <w:t>باشند که قصد دارند فرایند ثبت نام اصلی خود را ارتقا دهند.</w:t>
      </w:r>
    </w:p>
    <w:p w14:paraId="6B98B0F5" w14:textId="14E964A3" w:rsidR="00686812" w:rsidRDefault="00686812" w:rsidP="00642770">
      <w:pPr>
        <w:pStyle w:val="Heading3"/>
        <w:rPr>
          <w:rtl/>
        </w:rPr>
      </w:pPr>
      <w:bookmarkStart w:id="4" w:name="_Toc59664197"/>
      <w:r>
        <w:rPr>
          <w:rtl/>
        </w:rPr>
        <w:t>قلمرو</w:t>
      </w:r>
      <w:bookmarkEnd w:id="4"/>
    </w:p>
    <w:p w14:paraId="66489CE4" w14:textId="7558AF90" w:rsidR="00686812" w:rsidRPr="00686812" w:rsidRDefault="00686812" w:rsidP="00A97665">
      <w:pPr>
        <w:spacing w:line="360" w:lineRule="auto"/>
        <w:rPr>
          <w:lang w:val="en-US" w:bidi="ar-BH"/>
        </w:rPr>
      </w:pPr>
      <w:r w:rsidRPr="00686812">
        <w:rPr>
          <w:rtl/>
          <w:lang w:bidi="ar-BH"/>
        </w:rPr>
        <w:t>نام این محصول سامانه انتخاب واحد ارتقا یافته یا به اختصار سامانه ساوا می</w:t>
      </w:r>
      <w:r w:rsidR="0069275B">
        <w:rPr>
          <w:rFonts w:hint="cs"/>
          <w:rtl/>
          <w:lang w:bidi="ar-BH"/>
        </w:rPr>
        <w:t>‌</w:t>
      </w:r>
      <w:r w:rsidRPr="00686812">
        <w:rPr>
          <w:rtl/>
          <w:lang w:bidi="ar-BH"/>
        </w:rPr>
        <w:t>باشد.</w:t>
      </w:r>
    </w:p>
    <w:p w14:paraId="0AB7C666" w14:textId="641EC7F8" w:rsidR="00686812" w:rsidRPr="00686812" w:rsidRDefault="00686812" w:rsidP="00A97665">
      <w:pPr>
        <w:spacing w:line="360" w:lineRule="auto"/>
        <w:rPr>
          <w:rtl/>
          <w:lang w:bidi="ar-BH"/>
        </w:rPr>
      </w:pPr>
      <w:r w:rsidRPr="00686812">
        <w:rPr>
          <w:rtl/>
          <w:lang w:bidi="ar-BH"/>
        </w:rPr>
        <w:t xml:space="preserve">این محصول کلیه فرآیند های مربوط به </w:t>
      </w:r>
      <w:r w:rsidR="00743D7D">
        <w:rPr>
          <w:rFonts w:hint="cs"/>
          <w:rtl/>
          <w:lang w:bidi="ar-BH"/>
        </w:rPr>
        <w:t>فرایند</w:t>
      </w:r>
      <w:r w:rsidRPr="00686812">
        <w:rPr>
          <w:rtl/>
          <w:lang w:bidi="ar-BH"/>
        </w:rPr>
        <w:t xml:space="preserve"> انتخاب واحد اعم از برنامه ریزی درسی، ارزیابی استاید، عملیات ثبت نام مقدماتی، فرایند اصلی انتخاب واحد و ترمیم را پشتیبانی و انجام می</w:t>
      </w:r>
      <w:r w:rsidR="00CD7383">
        <w:rPr>
          <w:rFonts w:hint="cs"/>
          <w:rtl/>
          <w:lang w:bidi="ar-BH"/>
        </w:rPr>
        <w:t>‌</w:t>
      </w:r>
      <w:r w:rsidRPr="00686812">
        <w:rPr>
          <w:rtl/>
          <w:lang w:bidi="ar-BH"/>
        </w:rPr>
        <w:t>دهد. اما سایر موارد آموزشی مثل برگزاری کلاس ها،</w:t>
      </w:r>
      <w:r w:rsidR="00C84632">
        <w:rPr>
          <w:rFonts w:hint="cs"/>
          <w:rtl/>
          <w:lang w:bidi="ar-BH"/>
        </w:rPr>
        <w:t xml:space="preserve"> </w:t>
      </w:r>
      <w:r w:rsidRPr="00686812">
        <w:rPr>
          <w:rtl/>
          <w:lang w:bidi="ar-BH"/>
        </w:rPr>
        <w:t>انتخاب اساتید، عملیات پیشخوان خدمت و</w:t>
      </w:r>
      <w:r w:rsidR="003E7F38">
        <w:rPr>
          <w:rFonts w:hint="cs"/>
          <w:rtl/>
          <w:lang w:bidi="ar-BH"/>
        </w:rPr>
        <w:t xml:space="preserve"> </w:t>
      </w:r>
      <w:r w:rsidRPr="00686812">
        <w:rPr>
          <w:rtl/>
          <w:lang w:bidi="ar-BH"/>
        </w:rPr>
        <w:t>... را انجام نمی</w:t>
      </w:r>
      <w:r w:rsidR="008C1328">
        <w:rPr>
          <w:rFonts w:hint="cs"/>
          <w:rtl/>
          <w:lang w:bidi="ar-BH"/>
        </w:rPr>
        <w:t>‌</w:t>
      </w:r>
      <w:r w:rsidRPr="00686812">
        <w:rPr>
          <w:rtl/>
          <w:lang w:bidi="ar-BH"/>
        </w:rPr>
        <w:t>دهد.</w:t>
      </w:r>
    </w:p>
    <w:p w14:paraId="4742FC4A" w14:textId="306F9897" w:rsidR="00686812" w:rsidRPr="00686812" w:rsidRDefault="00686812" w:rsidP="00A97665">
      <w:pPr>
        <w:spacing w:line="360" w:lineRule="auto"/>
        <w:rPr>
          <w:rtl/>
          <w:lang w:bidi="ar-BH"/>
        </w:rPr>
      </w:pPr>
      <w:r w:rsidRPr="00686812">
        <w:rPr>
          <w:rtl/>
          <w:lang w:bidi="ar-BH"/>
        </w:rPr>
        <w:t>هدف این سامانه بهبود و سهولت در امر انتخاب واحد بوده و از مزایای آن می</w:t>
      </w:r>
      <w:r w:rsidR="005B2F79">
        <w:rPr>
          <w:rFonts w:hint="cs"/>
          <w:rtl/>
          <w:lang w:bidi="ar-BH"/>
        </w:rPr>
        <w:t>‌</w:t>
      </w:r>
      <w:r w:rsidRPr="00686812">
        <w:rPr>
          <w:rtl/>
          <w:lang w:bidi="ar-BH"/>
        </w:rPr>
        <w:t>توان به نکات زیر اشاره کرد.</w:t>
      </w:r>
    </w:p>
    <w:p w14:paraId="6FD5766D" w14:textId="75AB4E9B" w:rsidR="00686812" w:rsidRPr="00686812" w:rsidRDefault="00686812" w:rsidP="005C4DBE">
      <w:pPr>
        <w:pStyle w:val="ListParagraph"/>
        <w:numPr>
          <w:ilvl w:val="0"/>
          <w:numId w:val="11"/>
        </w:numPr>
        <w:spacing w:after="160" w:line="360" w:lineRule="auto"/>
        <w:rPr>
          <w:rtl/>
          <w:lang w:bidi="ar-BH"/>
        </w:rPr>
      </w:pPr>
      <w:r w:rsidRPr="00686812">
        <w:rPr>
          <w:rtl/>
          <w:lang w:bidi="ar-BH"/>
        </w:rPr>
        <w:lastRenderedPageBreak/>
        <w:t>برنامه ریزی درسی در هر لحظه با استفاده از الگوریتم</w:t>
      </w:r>
      <w:r w:rsidR="00562E24">
        <w:rPr>
          <w:rFonts w:hint="cs"/>
          <w:rtl/>
          <w:lang w:bidi="ar-BH"/>
        </w:rPr>
        <w:t>‌</w:t>
      </w:r>
      <w:r w:rsidRPr="00686812">
        <w:rPr>
          <w:rtl/>
          <w:lang w:bidi="ar-BH"/>
        </w:rPr>
        <w:t xml:space="preserve">های خاص </w:t>
      </w:r>
    </w:p>
    <w:p w14:paraId="6B2D21BD" w14:textId="6351F1F0" w:rsidR="00686812" w:rsidRPr="00686812" w:rsidRDefault="00686812" w:rsidP="005C4DBE">
      <w:pPr>
        <w:pStyle w:val="ListParagraph"/>
        <w:numPr>
          <w:ilvl w:val="0"/>
          <w:numId w:val="11"/>
        </w:numPr>
        <w:spacing w:after="160" w:line="360" w:lineRule="auto"/>
        <w:rPr>
          <w:lang w:bidi="ar-BH"/>
        </w:rPr>
      </w:pPr>
      <w:r w:rsidRPr="00686812">
        <w:rPr>
          <w:rtl/>
          <w:lang w:bidi="ar-BH"/>
        </w:rPr>
        <w:t>امکان نظر</w:t>
      </w:r>
      <w:r w:rsidR="00EE11F1">
        <w:rPr>
          <w:rFonts w:hint="cs"/>
          <w:rtl/>
          <w:lang w:bidi="ar-BH"/>
        </w:rPr>
        <w:t>‌</w:t>
      </w:r>
      <w:r w:rsidRPr="00686812">
        <w:rPr>
          <w:rtl/>
          <w:lang w:bidi="ar-BH"/>
        </w:rPr>
        <w:t xml:space="preserve">سنجی و ارزیابی اساتید </w:t>
      </w:r>
    </w:p>
    <w:p w14:paraId="3D745076" w14:textId="77777777" w:rsidR="00686812" w:rsidRPr="00686812" w:rsidRDefault="00686812" w:rsidP="005C4DBE">
      <w:pPr>
        <w:pStyle w:val="ListParagraph"/>
        <w:numPr>
          <w:ilvl w:val="0"/>
          <w:numId w:val="11"/>
        </w:numPr>
        <w:spacing w:after="160" w:line="360" w:lineRule="auto"/>
        <w:rPr>
          <w:lang w:bidi="ar-BH"/>
        </w:rPr>
      </w:pPr>
      <w:r w:rsidRPr="00686812">
        <w:rPr>
          <w:rtl/>
          <w:lang w:bidi="ar-BH"/>
        </w:rPr>
        <w:t xml:space="preserve">ایجاد بستری برای تبادل نظر دانشجویان </w:t>
      </w:r>
    </w:p>
    <w:p w14:paraId="323FA200" w14:textId="30F1AD8D" w:rsidR="00686812" w:rsidRPr="00686812" w:rsidRDefault="00686812" w:rsidP="005C4DBE">
      <w:pPr>
        <w:pStyle w:val="ListParagraph"/>
        <w:numPr>
          <w:ilvl w:val="0"/>
          <w:numId w:val="11"/>
        </w:numPr>
        <w:spacing w:after="160" w:line="360" w:lineRule="auto"/>
        <w:rPr>
          <w:lang w:bidi="ar-BH"/>
        </w:rPr>
      </w:pPr>
      <w:r w:rsidRPr="00686812">
        <w:rPr>
          <w:rtl/>
          <w:lang w:bidi="ar-BH"/>
        </w:rPr>
        <w:t>امکان ایجاد و ذخیره</w:t>
      </w:r>
      <w:r w:rsidR="00A22675">
        <w:rPr>
          <w:rFonts w:hint="cs"/>
          <w:rtl/>
          <w:lang w:bidi="ar-BH"/>
        </w:rPr>
        <w:t>‌</w:t>
      </w:r>
      <w:r w:rsidRPr="00686812">
        <w:rPr>
          <w:rtl/>
          <w:lang w:bidi="ar-BH"/>
        </w:rPr>
        <w:t xml:space="preserve">سازی برنامه دلخواه دانشجو و استفاده آن در انتخاب واحد </w:t>
      </w:r>
    </w:p>
    <w:p w14:paraId="6BE938E8" w14:textId="1C9DD2F8" w:rsidR="00686812" w:rsidRPr="005D148D" w:rsidRDefault="00686812" w:rsidP="005C4DBE">
      <w:pPr>
        <w:pStyle w:val="ListParagraph"/>
        <w:numPr>
          <w:ilvl w:val="0"/>
          <w:numId w:val="11"/>
        </w:numPr>
        <w:spacing w:after="160" w:line="360" w:lineRule="auto"/>
        <w:rPr>
          <w:rtl/>
          <w:lang w:bidi="ar-BH"/>
        </w:rPr>
      </w:pPr>
      <w:r w:rsidRPr="00686812">
        <w:rPr>
          <w:rtl/>
          <w:lang w:bidi="ar-BH"/>
        </w:rPr>
        <w:t>ایجاد فرایند ثبت</w:t>
      </w:r>
      <w:r w:rsidR="007157C9">
        <w:rPr>
          <w:rFonts w:hint="cs"/>
          <w:rtl/>
          <w:lang w:bidi="ar-BH"/>
        </w:rPr>
        <w:t>‌</w:t>
      </w:r>
      <w:r w:rsidRPr="00686812">
        <w:rPr>
          <w:rtl/>
          <w:lang w:bidi="ar-BH"/>
        </w:rPr>
        <w:t>نام مقدماتی جهت سهولت در امر برنامه</w:t>
      </w:r>
      <w:r w:rsidR="00506E05">
        <w:rPr>
          <w:rFonts w:hint="cs"/>
          <w:rtl/>
          <w:lang w:bidi="ar-BH"/>
        </w:rPr>
        <w:t>‌</w:t>
      </w:r>
      <w:r w:rsidRPr="00686812">
        <w:rPr>
          <w:rtl/>
          <w:lang w:bidi="ar-BH"/>
        </w:rPr>
        <w:t>ریزی برای مس</w:t>
      </w:r>
      <w:r w:rsidR="00BE7FB5">
        <w:rPr>
          <w:rFonts w:hint="cs"/>
          <w:rtl/>
          <w:lang w:bidi="ar-BH"/>
        </w:rPr>
        <w:t>ئو</w:t>
      </w:r>
      <w:r w:rsidRPr="00686812">
        <w:rPr>
          <w:rtl/>
          <w:lang w:bidi="ar-BH"/>
        </w:rPr>
        <w:t xml:space="preserve">لین آموزشی </w:t>
      </w:r>
    </w:p>
    <w:p w14:paraId="72FD1B7C" w14:textId="428E24FB" w:rsidR="00E32674" w:rsidRPr="00B9363B" w:rsidRDefault="00F21C85" w:rsidP="00642770">
      <w:pPr>
        <w:pStyle w:val="Heading3"/>
        <w:rPr>
          <w:rtl/>
          <w:lang w:val="en-US"/>
        </w:rPr>
      </w:pPr>
      <w:bookmarkStart w:id="5" w:name="_Toc59664198"/>
      <w:r>
        <w:rPr>
          <w:rtl/>
          <w:lang w:val="en-US"/>
        </w:rPr>
        <w:t>تعاریف، سرنام</w:t>
      </w:r>
      <w:r w:rsidR="00715841">
        <w:rPr>
          <w:rtl/>
          <w:lang w:val="en-US"/>
        </w:rPr>
        <w:t>‌</w:t>
      </w:r>
      <w:r>
        <w:rPr>
          <w:rtl/>
          <w:lang w:val="en-US"/>
        </w:rPr>
        <w:t>ها و کوته</w:t>
      </w:r>
      <w:r>
        <w:rPr>
          <w:rFonts w:ascii="Arial" w:hAnsi="Arial" w:cs="Arial" w:hint="cs"/>
          <w:rtl/>
          <w:lang w:val="en-US"/>
        </w:rPr>
        <w:t> </w:t>
      </w:r>
      <w:r>
        <w:rPr>
          <w:rFonts w:hint="cs"/>
          <w:rtl/>
          <w:lang w:val="en-US"/>
        </w:rPr>
        <w:t>نوشت</w:t>
      </w:r>
      <w:r w:rsidR="00715841">
        <w:rPr>
          <w:rtl/>
          <w:lang w:val="en-US"/>
        </w:rPr>
        <w:t>‌</w:t>
      </w:r>
      <w:r>
        <w:rPr>
          <w:rtl/>
          <w:lang w:val="en-US"/>
        </w:rPr>
        <w:t>ها</w:t>
      </w:r>
      <w:bookmarkEnd w:id="5"/>
    </w:p>
    <w:p w14:paraId="68605112" w14:textId="01131AD6" w:rsidR="00F21C85" w:rsidRPr="00F21C85" w:rsidRDefault="00F21C85" w:rsidP="005C4DBE">
      <w:pPr>
        <w:pStyle w:val="ListParagraph"/>
        <w:numPr>
          <w:ilvl w:val="0"/>
          <w:numId w:val="10"/>
        </w:numPr>
        <w:spacing w:line="360" w:lineRule="auto"/>
        <w:rPr>
          <w:sz w:val="24"/>
          <w:lang w:val="en-US" w:bidi="ar-BH"/>
        </w:rPr>
      </w:pPr>
      <w:r w:rsidRPr="00F21C85">
        <w:rPr>
          <w:sz w:val="24"/>
          <w:rtl/>
          <w:lang w:bidi="ar-BH"/>
        </w:rPr>
        <w:t xml:space="preserve">وب اپلیکیشن: </w:t>
      </w:r>
      <w:r w:rsidRPr="00F21C85">
        <w:rPr>
          <w:sz w:val="24"/>
          <w:lang w:bidi="ar-BH"/>
        </w:rPr>
        <w:t>(</w:t>
      </w:r>
      <w:r w:rsidR="00CC4E06">
        <w:rPr>
          <w:sz w:val="24"/>
          <w:lang w:bidi="ar-BH"/>
        </w:rPr>
        <w:t>W</w:t>
      </w:r>
      <w:r w:rsidRPr="00F21C85">
        <w:rPr>
          <w:sz w:val="24"/>
          <w:lang w:bidi="ar-BH"/>
        </w:rPr>
        <w:t xml:space="preserve">eb </w:t>
      </w:r>
      <w:r w:rsidR="00CC4E06">
        <w:rPr>
          <w:sz w:val="24"/>
          <w:lang w:bidi="ar-BH"/>
        </w:rPr>
        <w:t>A</w:t>
      </w:r>
      <w:r w:rsidRPr="00F21C85">
        <w:rPr>
          <w:sz w:val="24"/>
          <w:lang w:bidi="ar-BH"/>
        </w:rPr>
        <w:t>pplication)</w:t>
      </w:r>
      <w:r w:rsidRPr="00F21C85">
        <w:rPr>
          <w:sz w:val="24"/>
          <w:rtl/>
          <w:lang w:bidi="ar-BH"/>
        </w:rPr>
        <w:t xml:space="preserve"> وب اپلیکیشن یا برنامه تحت وب، نرم</w:t>
      </w:r>
      <w:r w:rsidR="003611AE">
        <w:rPr>
          <w:rFonts w:hint="cs"/>
          <w:sz w:val="24"/>
          <w:rtl/>
          <w:lang w:bidi="ar-BH"/>
        </w:rPr>
        <w:t>‌</w:t>
      </w:r>
      <w:r w:rsidRPr="00F21C85">
        <w:rPr>
          <w:sz w:val="24"/>
          <w:rtl/>
          <w:lang w:bidi="ar-BH"/>
        </w:rPr>
        <w:t>افزاری است که با استفاده از مرورگر وب و از طریق شبکه</w:t>
      </w:r>
      <w:r w:rsidR="0010659D">
        <w:rPr>
          <w:rFonts w:hint="cs"/>
          <w:sz w:val="24"/>
          <w:rtl/>
          <w:lang w:bidi="ar-BH"/>
        </w:rPr>
        <w:t>‌</w:t>
      </w:r>
      <w:r w:rsidRPr="00F21C85">
        <w:rPr>
          <w:sz w:val="24"/>
          <w:rtl/>
          <w:lang w:bidi="ar-BH"/>
        </w:rPr>
        <w:t>های محلی یا اینترنت مورد استفاده قرار می</w:t>
      </w:r>
      <w:r w:rsidR="00A6265D">
        <w:rPr>
          <w:rFonts w:hint="cs"/>
          <w:sz w:val="24"/>
          <w:rtl/>
          <w:lang w:bidi="ar-BH"/>
        </w:rPr>
        <w:t>‌</w:t>
      </w:r>
      <w:r w:rsidRPr="00F21C85">
        <w:rPr>
          <w:sz w:val="24"/>
          <w:rtl/>
          <w:lang w:bidi="ar-BH"/>
        </w:rPr>
        <w:t>گیرد.</w:t>
      </w:r>
    </w:p>
    <w:p w14:paraId="52131EEB" w14:textId="10E45C90" w:rsidR="00F21C85" w:rsidRPr="00F21C85" w:rsidRDefault="00F21C85" w:rsidP="005C4DBE">
      <w:pPr>
        <w:pStyle w:val="ListParagraph"/>
        <w:numPr>
          <w:ilvl w:val="0"/>
          <w:numId w:val="10"/>
        </w:numPr>
        <w:spacing w:line="360" w:lineRule="auto"/>
        <w:rPr>
          <w:sz w:val="24"/>
          <w:rtl/>
          <w:lang w:bidi="ar-BH"/>
        </w:rPr>
      </w:pPr>
      <w:r w:rsidRPr="00F21C85">
        <w:rPr>
          <w:sz w:val="24"/>
          <w:rtl/>
          <w:lang w:bidi="ar-BH"/>
        </w:rPr>
        <w:t>سرور: سرور یک کامپیوتر قدرتمند به لحاظ سخت</w:t>
      </w:r>
      <w:r w:rsidR="00D213C2">
        <w:rPr>
          <w:rFonts w:hint="cs"/>
          <w:sz w:val="24"/>
          <w:rtl/>
          <w:lang w:bidi="ar-BH"/>
        </w:rPr>
        <w:t>‌</w:t>
      </w:r>
      <w:r w:rsidRPr="00F21C85">
        <w:rPr>
          <w:sz w:val="24"/>
          <w:rtl/>
          <w:lang w:bidi="ar-BH"/>
        </w:rPr>
        <w:t>افزاری است که ب</w:t>
      </w:r>
      <w:r w:rsidR="00F47D82">
        <w:rPr>
          <w:rFonts w:hint="cs"/>
          <w:sz w:val="24"/>
          <w:rtl/>
          <w:lang w:bidi="ar-BH"/>
        </w:rPr>
        <w:t>ه و</w:t>
      </w:r>
      <w:r w:rsidRPr="00F21C85">
        <w:rPr>
          <w:sz w:val="24"/>
          <w:rtl/>
          <w:lang w:bidi="ar-BH"/>
        </w:rPr>
        <w:t>اسطه یک</w:t>
      </w:r>
      <w:r w:rsidR="00F47D82">
        <w:rPr>
          <w:rFonts w:hint="cs"/>
          <w:sz w:val="24"/>
          <w:rtl/>
          <w:lang w:bidi="ar-BH"/>
        </w:rPr>
        <w:t xml:space="preserve"> </w:t>
      </w:r>
      <w:r w:rsidRPr="00F21C85">
        <w:rPr>
          <w:sz w:val="24"/>
          <w:rtl/>
          <w:lang w:bidi="ar-BH"/>
        </w:rPr>
        <w:t>سری ملزومات قادر است یک یا چندین سایت را میزبانی نماید.</w:t>
      </w:r>
    </w:p>
    <w:p w14:paraId="4295EF1E" w14:textId="77777777" w:rsidR="00F21C85" w:rsidRPr="00F21C85" w:rsidRDefault="00F21C85" w:rsidP="005C4DBE">
      <w:pPr>
        <w:pStyle w:val="ListParagraph"/>
        <w:numPr>
          <w:ilvl w:val="0"/>
          <w:numId w:val="10"/>
        </w:numPr>
        <w:spacing w:line="360" w:lineRule="auto"/>
        <w:rPr>
          <w:sz w:val="24"/>
          <w:rtl/>
          <w:lang w:bidi="ar-BH"/>
        </w:rPr>
      </w:pPr>
      <w:r w:rsidRPr="00F21C85">
        <w:rPr>
          <w:sz w:val="24"/>
          <w:lang w:bidi="ar-BH"/>
        </w:rPr>
        <w:t>API</w:t>
      </w:r>
      <w:r w:rsidRPr="00F21C85">
        <w:rPr>
          <w:sz w:val="24"/>
          <w:rtl/>
          <w:lang w:bidi="ar-BH"/>
        </w:rPr>
        <w:t xml:space="preserve">: مخفف واژگان </w:t>
      </w:r>
      <w:r w:rsidRPr="00F21C85">
        <w:rPr>
          <w:sz w:val="24"/>
          <w:lang w:bidi="ar-BH"/>
        </w:rPr>
        <w:t>Application Programming Interface</w:t>
      </w:r>
      <w:r w:rsidRPr="00F21C85">
        <w:rPr>
          <w:sz w:val="24"/>
          <w:rtl/>
          <w:lang w:bidi="ar-BH"/>
        </w:rPr>
        <w:t xml:space="preserve"> است که به صورت تحت‌الفظی می‌توان آن را به «رابط برنامه‌نویسی نرم‌افزار» ترجمه کرد.</w:t>
      </w:r>
    </w:p>
    <w:p w14:paraId="0D033242" w14:textId="343B40B5" w:rsidR="00F21C85" w:rsidRPr="00F21C85" w:rsidRDefault="00F21C85" w:rsidP="005C4DBE">
      <w:pPr>
        <w:pStyle w:val="ListParagraph"/>
        <w:numPr>
          <w:ilvl w:val="0"/>
          <w:numId w:val="10"/>
        </w:numPr>
        <w:spacing w:line="360" w:lineRule="auto"/>
        <w:rPr>
          <w:sz w:val="24"/>
          <w:rtl/>
          <w:lang w:bidi="ar-BH"/>
        </w:rPr>
      </w:pPr>
      <w:r w:rsidRPr="00F21C85">
        <w:rPr>
          <w:sz w:val="24"/>
          <w:rtl/>
          <w:lang w:bidi="ar-BH"/>
        </w:rPr>
        <w:t xml:space="preserve">بکاپ </w:t>
      </w:r>
      <w:r w:rsidRPr="00F21C85">
        <w:rPr>
          <w:sz w:val="24"/>
          <w:lang w:bidi="ar-BH"/>
        </w:rPr>
        <w:t>(Backup)</w:t>
      </w:r>
      <w:r w:rsidRPr="00F21C85">
        <w:rPr>
          <w:sz w:val="24"/>
          <w:rtl/>
          <w:lang w:bidi="ar-BH"/>
        </w:rPr>
        <w:t xml:space="preserve"> : بکاپ یا نسخه</w:t>
      </w:r>
      <w:r w:rsidR="00B87BB2">
        <w:rPr>
          <w:rFonts w:hint="cs"/>
          <w:sz w:val="24"/>
          <w:rtl/>
          <w:lang w:bidi="ar-BH"/>
        </w:rPr>
        <w:t>‌</w:t>
      </w:r>
      <w:r w:rsidRPr="00F21C85">
        <w:rPr>
          <w:sz w:val="24"/>
          <w:rtl/>
          <w:lang w:bidi="ar-BH"/>
        </w:rPr>
        <w:t>ی پشتیبان به یک نسخه</w:t>
      </w:r>
      <w:r w:rsidR="0062112F">
        <w:rPr>
          <w:rFonts w:hint="cs"/>
          <w:sz w:val="24"/>
          <w:rtl/>
          <w:lang w:bidi="ar-BH"/>
        </w:rPr>
        <w:t>‌</w:t>
      </w:r>
      <w:r w:rsidRPr="00F21C85">
        <w:rPr>
          <w:sz w:val="24"/>
          <w:rtl/>
          <w:lang w:bidi="ar-BH"/>
        </w:rPr>
        <w:t>ی همانند از اطلاعات ما گفته می</w:t>
      </w:r>
      <w:r w:rsidR="00956182">
        <w:rPr>
          <w:rFonts w:hint="cs"/>
          <w:sz w:val="24"/>
          <w:rtl/>
          <w:lang w:bidi="ar-BH"/>
        </w:rPr>
        <w:t>‌</w:t>
      </w:r>
      <w:r w:rsidRPr="00F21C85">
        <w:rPr>
          <w:sz w:val="24"/>
          <w:rtl/>
          <w:lang w:bidi="ar-BH"/>
        </w:rPr>
        <w:t xml:space="preserve">شود که در جایی دیگر برای </w:t>
      </w:r>
      <w:r w:rsidR="001747FF">
        <w:rPr>
          <w:rFonts w:hint="cs"/>
          <w:sz w:val="24"/>
          <w:rtl/>
          <w:lang w:bidi="ar-BH"/>
        </w:rPr>
        <w:t>اطمینان</w:t>
      </w:r>
      <w:r w:rsidR="007847AB">
        <w:rPr>
          <w:rFonts w:hint="cs"/>
          <w:sz w:val="24"/>
          <w:rtl/>
          <w:lang w:bidi="ar-BH"/>
        </w:rPr>
        <w:t xml:space="preserve"> و امنیت</w:t>
      </w:r>
      <w:r w:rsidRPr="00F21C85">
        <w:rPr>
          <w:sz w:val="24"/>
          <w:rtl/>
          <w:lang w:bidi="ar-BH"/>
        </w:rPr>
        <w:t xml:space="preserve"> بیشتر ذخیره خواهد شد.</w:t>
      </w:r>
    </w:p>
    <w:p w14:paraId="01755667" w14:textId="634D6A88" w:rsidR="00F21C85" w:rsidRDefault="005D148D" w:rsidP="00642770">
      <w:pPr>
        <w:pStyle w:val="Heading3"/>
        <w:rPr>
          <w:rtl/>
          <w:lang w:val="en-US"/>
        </w:rPr>
      </w:pPr>
      <w:bookmarkStart w:id="6" w:name="_Toc59664199"/>
      <w:r>
        <w:rPr>
          <w:rtl/>
          <w:lang w:val="en-US"/>
        </w:rPr>
        <w:t>مراجع</w:t>
      </w:r>
      <w:bookmarkEnd w:id="6"/>
    </w:p>
    <w:p w14:paraId="4DEF2AF8" w14:textId="5CF87583" w:rsidR="005D148D" w:rsidRPr="005D148D" w:rsidRDefault="005D148D" w:rsidP="00A97665">
      <w:pPr>
        <w:spacing w:line="360" w:lineRule="auto"/>
        <w:rPr>
          <w:sz w:val="24"/>
          <w:rtl/>
          <w:lang w:bidi="ar-BH"/>
        </w:rPr>
      </w:pPr>
      <w:r w:rsidRPr="005D148D">
        <w:rPr>
          <w:sz w:val="24"/>
          <w:rtl/>
          <w:lang w:bidi="ar-BH"/>
        </w:rPr>
        <w:t>مهندسی نرم</w:t>
      </w:r>
      <w:r w:rsidRPr="005D148D">
        <w:rPr>
          <w:sz w:val="24"/>
          <w:lang w:bidi="ar-BH"/>
        </w:rPr>
        <w:t xml:space="preserve"> </w:t>
      </w:r>
      <w:r w:rsidRPr="005D148D">
        <w:rPr>
          <w:sz w:val="24"/>
          <w:rtl/>
          <w:lang w:bidi="ar-BH"/>
        </w:rPr>
        <w:t xml:space="preserve">افزار شئ گرا </w:t>
      </w:r>
      <w:r w:rsidRPr="005D148D">
        <w:rPr>
          <w:rFonts w:ascii="Arial" w:hAnsi="Arial" w:cs="Arial"/>
          <w:sz w:val="24"/>
          <w:rtl/>
          <w:lang w:bidi="ar-BH"/>
        </w:rPr>
        <w:t>–</w:t>
      </w:r>
      <w:r w:rsidRPr="005D148D">
        <w:rPr>
          <w:sz w:val="24"/>
          <w:rtl/>
          <w:lang w:bidi="ar-BH"/>
        </w:rPr>
        <w:t xml:space="preserve"> یک متدولوژی چابک یکنواخت. نوشت</w:t>
      </w:r>
      <w:r w:rsidR="00C417E3">
        <w:rPr>
          <w:rFonts w:hint="cs"/>
          <w:sz w:val="24"/>
          <w:rtl/>
          <w:lang w:bidi="ar-BH"/>
        </w:rPr>
        <w:t>ه‌</w:t>
      </w:r>
      <w:r w:rsidRPr="005D148D">
        <w:rPr>
          <w:sz w:val="24"/>
          <w:rtl/>
          <w:lang w:bidi="ar-BH"/>
        </w:rPr>
        <w:t>ی سی</w:t>
      </w:r>
      <w:r w:rsidRPr="005D148D">
        <w:rPr>
          <w:sz w:val="24"/>
          <w:lang w:bidi="ar-BH"/>
        </w:rPr>
        <w:t xml:space="preserve"> </w:t>
      </w:r>
      <w:r w:rsidRPr="005D148D">
        <w:rPr>
          <w:sz w:val="24"/>
          <w:rtl/>
          <w:lang w:bidi="ar-BH"/>
        </w:rPr>
        <w:t xml:space="preserve">کونگ، دیوید . ترجمه بهمن زمانی و افسانه </w:t>
      </w:r>
      <w:r w:rsidRPr="005D148D">
        <w:rPr>
          <w:sz w:val="24"/>
          <w:rtl/>
          <w:lang w:val="en-US" w:bidi="ar-BH"/>
        </w:rPr>
        <w:t>ف</w:t>
      </w:r>
      <w:r w:rsidRPr="005D148D">
        <w:rPr>
          <w:sz w:val="24"/>
          <w:rtl/>
          <w:lang w:bidi="ar-BH"/>
        </w:rPr>
        <w:t>اطمی . انتشارات دانشگاه اصفهان</w:t>
      </w:r>
      <w:r w:rsidRPr="005D148D">
        <w:rPr>
          <w:sz w:val="24"/>
          <w:lang w:bidi="ar-BH"/>
        </w:rPr>
        <w:t>.</w:t>
      </w:r>
    </w:p>
    <w:p w14:paraId="2BFCCD6E" w14:textId="635D09D5" w:rsidR="005D148D" w:rsidRDefault="0027403E" w:rsidP="00642770">
      <w:pPr>
        <w:pStyle w:val="Heading3"/>
        <w:rPr>
          <w:rtl/>
          <w:lang w:val="en-US"/>
        </w:rPr>
      </w:pPr>
      <w:bookmarkStart w:id="7" w:name="_Toc59664200"/>
      <w:r>
        <w:rPr>
          <w:rFonts w:hint="cs"/>
          <w:rtl/>
          <w:lang w:val="en-US"/>
        </w:rPr>
        <w:t>طرح</w:t>
      </w:r>
      <w:r w:rsidR="005D148D">
        <w:rPr>
          <w:rtl/>
          <w:lang w:val="en-US"/>
        </w:rPr>
        <w:t xml:space="preserve"> کلی</w:t>
      </w:r>
      <w:bookmarkEnd w:id="7"/>
    </w:p>
    <w:p w14:paraId="738B41A1" w14:textId="3A1CF4B0" w:rsidR="00686812" w:rsidRPr="005D148D" w:rsidRDefault="005D148D" w:rsidP="00A97665">
      <w:pPr>
        <w:spacing w:line="360" w:lineRule="auto"/>
        <w:rPr>
          <w:lang w:bidi="ar-BH"/>
        </w:rPr>
      </w:pPr>
      <w:r w:rsidRPr="005D148D">
        <w:rPr>
          <w:rtl/>
          <w:lang w:bidi="ar-BH"/>
        </w:rPr>
        <w:t>این سند کلیه نیازمندی</w:t>
      </w:r>
      <w:r w:rsidR="00C0547C">
        <w:rPr>
          <w:rFonts w:hint="cs"/>
          <w:rtl/>
          <w:lang w:bidi="ar-BH"/>
        </w:rPr>
        <w:t>‌</w:t>
      </w:r>
      <w:r w:rsidRPr="005D148D">
        <w:rPr>
          <w:rtl/>
          <w:lang w:bidi="ar-BH"/>
        </w:rPr>
        <w:t>های اساسی، روابط بین سامانه با سایر سامانه</w:t>
      </w:r>
      <w:r w:rsidR="002C68EE">
        <w:rPr>
          <w:rFonts w:hint="cs"/>
          <w:rtl/>
          <w:lang w:bidi="ar-BH"/>
        </w:rPr>
        <w:t>‌</w:t>
      </w:r>
      <w:r w:rsidRPr="005D148D">
        <w:rPr>
          <w:rtl/>
          <w:lang w:bidi="ar-BH"/>
        </w:rPr>
        <w:t>های دانشگاه و همچنین زیر سیستم</w:t>
      </w:r>
      <w:r w:rsidR="00E72C41">
        <w:rPr>
          <w:rFonts w:hint="cs"/>
          <w:rtl/>
          <w:lang w:bidi="ar-BH"/>
        </w:rPr>
        <w:t>‌</w:t>
      </w:r>
      <w:r w:rsidRPr="005D148D">
        <w:rPr>
          <w:rtl/>
          <w:lang w:bidi="ar-BH"/>
        </w:rPr>
        <w:t>های خود سامانه را به طور تفضیلی توضیح می دهد.</w:t>
      </w:r>
    </w:p>
    <w:p w14:paraId="62ED4921" w14:textId="15AC7A8A" w:rsidR="00115B51" w:rsidRDefault="00FB5C4A" w:rsidP="005C4DBE">
      <w:pPr>
        <w:pStyle w:val="Heading2"/>
        <w:numPr>
          <w:ilvl w:val="0"/>
          <w:numId w:val="24"/>
        </w:numPr>
        <w:rPr>
          <w:rtl/>
          <w:lang w:bidi="ar-BH"/>
        </w:rPr>
      </w:pPr>
      <w:bookmarkStart w:id="8" w:name="_Toc59664201"/>
      <w:r>
        <w:rPr>
          <w:rtl/>
          <w:lang w:bidi="ar-BH"/>
        </w:rPr>
        <w:t>شرح کلی</w:t>
      </w:r>
      <w:bookmarkEnd w:id="8"/>
    </w:p>
    <w:p w14:paraId="4AC95D9C" w14:textId="70C6F595" w:rsidR="005D148D" w:rsidRPr="005D148D" w:rsidRDefault="005D148D" w:rsidP="00A97665">
      <w:pPr>
        <w:spacing w:line="360" w:lineRule="auto"/>
        <w:rPr>
          <w:rtl/>
        </w:rPr>
      </w:pPr>
      <w:r w:rsidRPr="005D148D">
        <w:rPr>
          <w:rFonts w:hint="cs"/>
          <w:rtl/>
        </w:rPr>
        <w:t>این سامانه برای بهبود عملکرد فرآیند انتخاب واحد بوده، از</w:t>
      </w:r>
      <w:r w:rsidR="00A5193A">
        <w:rPr>
          <w:rFonts w:hint="cs"/>
          <w:rtl/>
        </w:rPr>
        <w:t xml:space="preserve"> ا</w:t>
      </w:r>
      <w:r w:rsidRPr="005D148D">
        <w:rPr>
          <w:rFonts w:hint="cs"/>
          <w:rtl/>
        </w:rPr>
        <w:t>ین روی برای سهولت در برنامه</w:t>
      </w:r>
      <w:r w:rsidR="007D1688">
        <w:rPr>
          <w:rFonts w:hint="cs"/>
          <w:rtl/>
        </w:rPr>
        <w:t>‌</w:t>
      </w:r>
      <w:r w:rsidRPr="005D148D">
        <w:rPr>
          <w:rFonts w:hint="cs"/>
          <w:rtl/>
        </w:rPr>
        <w:t>ریزی، بخش برنامه</w:t>
      </w:r>
      <w:r w:rsidR="00A5193A">
        <w:rPr>
          <w:rFonts w:hint="cs"/>
          <w:rtl/>
        </w:rPr>
        <w:t>‌</w:t>
      </w:r>
      <w:r w:rsidRPr="005D148D">
        <w:rPr>
          <w:rFonts w:hint="cs"/>
          <w:rtl/>
        </w:rPr>
        <w:t>ریزی لحظه</w:t>
      </w:r>
      <w:r w:rsidR="00F5610A">
        <w:rPr>
          <w:rFonts w:hint="cs"/>
          <w:rtl/>
        </w:rPr>
        <w:t>‌</w:t>
      </w:r>
      <w:r w:rsidRPr="005D148D">
        <w:rPr>
          <w:rFonts w:hint="cs"/>
          <w:rtl/>
        </w:rPr>
        <w:t>ای برای دروس تعبیه شده تا دانشجویان به راحتی برنام</w:t>
      </w:r>
      <w:r w:rsidR="00616667">
        <w:rPr>
          <w:rFonts w:hint="cs"/>
          <w:rtl/>
        </w:rPr>
        <w:t>ه</w:t>
      </w:r>
      <w:r w:rsidRPr="005D148D">
        <w:rPr>
          <w:rFonts w:hint="cs"/>
          <w:rtl/>
        </w:rPr>
        <w:t xml:space="preserve"> دلخواه خود را ساخته و استفاده کنند.</w:t>
      </w:r>
    </w:p>
    <w:p w14:paraId="2A1917F8" w14:textId="76370D24" w:rsidR="005D148D" w:rsidRPr="005D148D" w:rsidRDefault="005D148D" w:rsidP="00A97665">
      <w:pPr>
        <w:spacing w:line="360" w:lineRule="auto"/>
        <w:rPr>
          <w:rtl/>
        </w:rPr>
      </w:pPr>
      <w:r w:rsidRPr="005D148D">
        <w:rPr>
          <w:rFonts w:hint="cs"/>
          <w:rtl/>
        </w:rPr>
        <w:t>همچنین برای تصمیم</w:t>
      </w:r>
      <w:r w:rsidR="00E37D24">
        <w:rPr>
          <w:rFonts w:hint="cs"/>
          <w:rtl/>
        </w:rPr>
        <w:t>‌</w:t>
      </w:r>
      <w:r w:rsidRPr="005D148D">
        <w:rPr>
          <w:rFonts w:hint="cs"/>
          <w:rtl/>
        </w:rPr>
        <w:t>گیری راحت</w:t>
      </w:r>
      <w:r w:rsidR="005A1A54">
        <w:rPr>
          <w:rFonts w:hint="cs"/>
          <w:rtl/>
        </w:rPr>
        <w:t>‌</w:t>
      </w:r>
      <w:r w:rsidRPr="005D148D">
        <w:rPr>
          <w:rFonts w:hint="cs"/>
          <w:rtl/>
        </w:rPr>
        <w:t>تر برای انتخاب اس</w:t>
      </w:r>
      <w:r w:rsidR="002018EF">
        <w:rPr>
          <w:rFonts w:hint="cs"/>
          <w:rtl/>
        </w:rPr>
        <w:t>ات</w:t>
      </w:r>
      <w:r w:rsidRPr="005D148D">
        <w:rPr>
          <w:rFonts w:hint="cs"/>
          <w:rtl/>
        </w:rPr>
        <w:t>ید، بخش نظرسنجی و ارزیابی اساتید اضافه شده است.</w:t>
      </w:r>
    </w:p>
    <w:p w14:paraId="1FB946F5" w14:textId="4CE64A82" w:rsidR="005D148D" w:rsidRPr="005D148D" w:rsidRDefault="005D148D" w:rsidP="00A97665">
      <w:pPr>
        <w:spacing w:line="360" w:lineRule="auto"/>
      </w:pPr>
      <w:r w:rsidRPr="005D148D">
        <w:rPr>
          <w:rFonts w:hint="cs"/>
          <w:rtl/>
        </w:rPr>
        <w:lastRenderedPageBreak/>
        <w:t>کلیه فرآیند ثبت نام مقدماتی و انتخاب واحد و ترمیم نیز همانند سامانه</w:t>
      </w:r>
      <w:r w:rsidR="009A5042">
        <w:rPr>
          <w:rFonts w:hint="cs"/>
          <w:rtl/>
        </w:rPr>
        <w:t>‌</w:t>
      </w:r>
      <w:r w:rsidRPr="005D148D">
        <w:rPr>
          <w:rFonts w:hint="cs"/>
          <w:rtl/>
        </w:rPr>
        <w:t>های قبلی صورت می</w:t>
      </w:r>
      <w:r w:rsidR="00472A71">
        <w:rPr>
          <w:rFonts w:hint="cs"/>
          <w:rtl/>
        </w:rPr>
        <w:t>‌</w:t>
      </w:r>
      <w:r w:rsidRPr="005D148D">
        <w:rPr>
          <w:rFonts w:hint="cs"/>
          <w:rtl/>
        </w:rPr>
        <w:t>گیرد که در ادامه کلیه موارد را به طور کامل شرح خواهیم داد.</w:t>
      </w:r>
    </w:p>
    <w:p w14:paraId="3B5D8CB0" w14:textId="77777777" w:rsidR="00222D6F" w:rsidRPr="00222D6F" w:rsidRDefault="00222D6F" w:rsidP="00E52300">
      <w:pPr>
        <w:pStyle w:val="ListParagraph"/>
        <w:keepNext/>
        <w:keepLines/>
        <w:numPr>
          <w:ilvl w:val="0"/>
          <w:numId w:val="9"/>
        </w:numPr>
        <w:spacing w:before="200" w:after="0" w:line="360" w:lineRule="auto"/>
        <w:contextualSpacing w:val="0"/>
        <w:outlineLvl w:val="1"/>
        <w:rPr>
          <w:rFonts w:asciiTheme="majorHAnsi" w:eastAsiaTheme="majorEastAsia" w:hAnsiTheme="majorHAnsi" w:cs="B Titr"/>
          <w:b/>
          <w:bCs/>
          <w:vanish/>
          <w:sz w:val="26"/>
          <w:szCs w:val="28"/>
          <w:rtl/>
          <w:lang w:bidi="ar-BH"/>
        </w:rPr>
      </w:pPr>
      <w:bookmarkStart w:id="9" w:name="_Toc56507288"/>
      <w:bookmarkStart w:id="10" w:name="_Toc56811934"/>
      <w:bookmarkStart w:id="11" w:name="_Toc56811983"/>
      <w:bookmarkStart w:id="12" w:name="_Toc56816217"/>
      <w:bookmarkStart w:id="13" w:name="_Toc56816750"/>
      <w:bookmarkStart w:id="14" w:name="_Toc59664202"/>
      <w:bookmarkEnd w:id="9"/>
      <w:bookmarkEnd w:id="10"/>
      <w:bookmarkEnd w:id="11"/>
      <w:bookmarkEnd w:id="12"/>
      <w:bookmarkEnd w:id="13"/>
      <w:bookmarkEnd w:id="14"/>
    </w:p>
    <w:p w14:paraId="6CE2D720" w14:textId="77777777" w:rsidR="00222D6F" w:rsidRPr="00222D6F" w:rsidRDefault="00222D6F" w:rsidP="00E52300">
      <w:pPr>
        <w:pStyle w:val="ListParagraph"/>
        <w:keepNext/>
        <w:keepLines/>
        <w:numPr>
          <w:ilvl w:val="0"/>
          <w:numId w:val="9"/>
        </w:numPr>
        <w:spacing w:before="200" w:after="0" w:line="360" w:lineRule="auto"/>
        <w:contextualSpacing w:val="0"/>
        <w:outlineLvl w:val="1"/>
        <w:rPr>
          <w:rFonts w:asciiTheme="majorHAnsi" w:eastAsiaTheme="majorEastAsia" w:hAnsiTheme="majorHAnsi" w:cs="B Titr"/>
          <w:b/>
          <w:bCs/>
          <w:vanish/>
          <w:sz w:val="26"/>
          <w:szCs w:val="28"/>
          <w:rtl/>
          <w:lang w:bidi="ar-BH"/>
        </w:rPr>
      </w:pPr>
      <w:bookmarkStart w:id="15" w:name="_Toc56507289"/>
      <w:bookmarkStart w:id="16" w:name="_Toc56811935"/>
      <w:bookmarkStart w:id="17" w:name="_Toc56811984"/>
      <w:bookmarkStart w:id="18" w:name="_Toc56816218"/>
      <w:bookmarkStart w:id="19" w:name="_Toc56816751"/>
      <w:bookmarkStart w:id="20" w:name="_Toc59664203"/>
      <w:bookmarkEnd w:id="15"/>
      <w:bookmarkEnd w:id="16"/>
      <w:bookmarkEnd w:id="17"/>
      <w:bookmarkEnd w:id="18"/>
      <w:bookmarkEnd w:id="19"/>
      <w:bookmarkEnd w:id="20"/>
    </w:p>
    <w:p w14:paraId="5E0DF24B" w14:textId="0D15415B" w:rsidR="00115B51" w:rsidRPr="00C80DB2" w:rsidRDefault="00115B51" w:rsidP="00642770">
      <w:pPr>
        <w:pStyle w:val="Heading3"/>
        <w:numPr>
          <w:ilvl w:val="0"/>
          <w:numId w:val="25"/>
        </w:numPr>
      </w:pPr>
      <w:bookmarkStart w:id="21" w:name="_Toc59664204"/>
      <w:r w:rsidRPr="00C80DB2">
        <w:rPr>
          <w:rtl/>
        </w:rPr>
        <w:t>چشم انداز محصول</w:t>
      </w:r>
      <w:bookmarkEnd w:id="21"/>
      <w:r w:rsidR="00EB7C72" w:rsidRPr="00C80DB2">
        <w:rPr>
          <w:rtl/>
        </w:rPr>
        <w:tab/>
      </w:r>
    </w:p>
    <w:p w14:paraId="71BF4862" w14:textId="1563BA3A" w:rsidR="00115B51" w:rsidRPr="00115B51" w:rsidRDefault="00115B51" w:rsidP="00781EAA">
      <w:pPr>
        <w:spacing w:line="360" w:lineRule="auto"/>
        <w:rPr>
          <w:sz w:val="24"/>
          <w:rtl/>
          <w:lang w:bidi="ar-BH"/>
        </w:rPr>
      </w:pPr>
      <w:r w:rsidRPr="00115B51">
        <w:rPr>
          <w:sz w:val="24"/>
          <w:rtl/>
          <w:lang w:bidi="ar-BH"/>
        </w:rPr>
        <w:t>سامانه ساوا دارای دو بخش سایت و وب اپلیکیشن است. جهت بهبود عملکرد در برنامه</w:t>
      </w:r>
      <w:r w:rsidR="00333B93">
        <w:rPr>
          <w:rFonts w:hint="cs"/>
          <w:sz w:val="24"/>
          <w:rtl/>
          <w:lang w:bidi="ar-BH"/>
        </w:rPr>
        <w:t>‌</w:t>
      </w:r>
      <w:r w:rsidRPr="00115B51">
        <w:rPr>
          <w:sz w:val="24"/>
          <w:rtl/>
          <w:lang w:bidi="ar-BH"/>
        </w:rPr>
        <w:t>ریزی درسی در پیش از انتخاب واحد وب اپلیکیشنی برای برنامه</w:t>
      </w:r>
      <w:r w:rsidR="00C1502D">
        <w:rPr>
          <w:rFonts w:hint="cs"/>
          <w:sz w:val="24"/>
          <w:rtl/>
          <w:lang w:bidi="ar-BH"/>
        </w:rPr>
        <w:t>‌</w:t>
      </w:r>
      <w:r w:rsidRPr="00115B51">
        <w:rPr>
          <w:sz w:val="24"/>
          <w:rtl/>
          <w:lang w:bidi="ar-BH"/>
        </w:rPr>
        <w:t>ریزی هفتگی دروس با استفاده از الگوریتم های برنامه ریزی تعبیه شده تا کاربر پس از یک</w:t>
      </w:r>
      <w:r w:rsidR="00643931">
        <w:rPr>
          <w:rFonts w:hint="cs"/>
          <w:sz w:val="24"/>
          <w:rtl/>
          <w:lang w:bidi="ar-BH"/>
        </w:rPr>
        <w:t xml:space="preserve"> </w:t>
      </w:r>
      <w:r w:rsidRPr="00115B51">
        <w:rPr>
          <w:sz w:val="24"/>
          <w:rtl/>
          <w:lang w:bidi="ar-BH"/>
        </w:rPr>
        <w:t>بار گرفتن اطلاعات دروس بتواند بطور افلاین و بدون نیاز به دسترسی به اینترنت برنامه ریزی خود را انجام دهد. با توجه به تغییرات پیشبینی نشده در ارائه دروس کاربر می</w:t>
      </w:r>
      <w:r w:rsidR="00643931">
        <w:rPr>
          <w:rFonts w:hint="cs"/>
          <w:sz w:val="24"/>
          <w:rtl/>
          <w:lang w:bidi="ar-BH"/>
        </w:rPr>
        <w:t>‌</w:t>
      </w:r>
      <w:r w:rsidRPr="00115B51">
        <w:rPr>
          <w:sz w:val="24"/>
          <w:rtl/>
          <w:lang w:bidi="ar-BH"/>
        </w:rPr>
        <w:t xml:space="preserve">تواند با استفاده از وب اپلیکیشن اطلاعات جدید دروس را در هر لحظه از پایگاه دریافت کند.  همچنین وب اپلیکیشن امکان تبادل و نظرسنجی دانشجویان در مورد اطلاعات دروس و اساتید را دارا بوده که این بخش آن نیاز به اینترنت داشته و </w:t>
      </w:r>
      <w:r w:rsidR="004F015C">
        <w:rPr>
          <w:rFonts w:hint="cs"/>
          <w:sz w:val="24"/>
          <w:rtl/>
          <w:lang w:bidi="ar-BH"/>
        </w:rPr>
        <w:t xml:space="preserve">بصورت </w:t>
      </w:r>
      <w:r w:rsidR="0075759C">
        <w:rPr>
          <w:rFonts w:hint="cs"/>
          <w:sz w:val="24"/>
          <w:rtl/>
          <w:lang w:bidi="ar-BH"/>
        </w:rPr>
        <w:t>آ</w:t>
      </w:r>
      <w:r w:rsidRPr="00115B51">
        <w:rPr>
          <w:sz w:val="24"/>
          <w:rtl/>
          <w:lang w:bidi="ar-BH"/>
        </w:rPr>
        <w:t>نلاین اجرا می</w:t>
      </w:r>
      <w:r w:rsidR="009C42D8">
        <w:rPr>
          <w:rFonts w:hint="cs"/>
          <w:sz w:val="24"/>
          <w:rtl/>
          <w:lang w:bidi="ar-BH"/>
        </w:rPr>
        <w:t>‌</w:t>
      </w:r>
      <w:r w:rsidRPr="00115B51">
        <w:rPr>
          <w:sz w:val="24"/>
          <w:rtl/>
          <w:lang w:bidi="ar-BH"/>
        </w:rPr>
        <w:t>شود.</w:t>
      </w:r>
    </w:p>
    <w:p w14:paraId="67BE78E1" w14:textId="1B0876D1" w:rsidR="00115B51" w:rsidRDefault="00115B51" w:rsidP="00781EAA">
      <w:pPr>
        <w:spacing w:line="360" w:lineRule="auto"/>
        <w:rPr>
          <w:sz w:val="24"/>
          <w:rtl/>
          <w:lang w:bidi="ar-BH"/>
        </w:rPr>
      </w:pPr>
      <w:r w:rsidRPr="00115B51">
        <w:rPr>
          <w:sz w:val="24"/>
          <w:rtl/>
          <w:lang w:bidi="ar-BH"/>
        </w:rPr>
        <w:t>همچنین کاربر عملیات های ثبت نام مقدماتی، انتخاب واحد، ترمیم و دریافت گزارشات آموزشی را در سایت انجام خواهد داد.</w:t>
      </w:r>
    </w:p>
    <w:p w14:paraId="38E01A47" w14:textId="4BE8B70C" w:rsidR="00115B51" w:rsidRPr="004B51C0" w:rsidRDefault="00115B51" w:rsidP="005C4DBE">
      <w:pPr>
        <w:pStyle w:val="Heading4"/>
        <w:numPr>
          <w:ilvl w:val="0"/>
          <w:numId w:val="32"/>
        </w:numPr>
        <w:rPr>
          <w:b w:val="0"/>
          <w:bCs/>
          <w:i w:val="0"/>
          <w:iCs w:val="0"/>
          <w:lang w:bidi="ar-BH"/>
        </w:rPr>
      </w:pPr>
      <w:r w:rsidRPr="004B51C0">
        <w:rPr>
          <w:b w:val="0"/>
          <w:bCs/>
          <w:i w:val="0"/>
          <w:iCs w:val="0"/>
          <w:rtl/>
          <w:lang w:bidi="ar-BH"/>
        </w:rPr>
        <w:t>واسط</w:t>
      </w:r>
      <w:r w:rsidR="007138FC" w:rsidRPr="004B51C0">
        <w:rPr>
          <w:rFonts w:hint="cs"/>
          <w:b w:val="0"/>
          <w:bCs/>
          <w:i w:val="0"/>
          <w:iCs w:val="0"/>
          <w:rtl/>
          <w:lang w:bidi="ar-BH"/>
        </w:rPr>
        <w:t>‌</w:t>
      </w:r>
      <w:r w:rsidRPr="004B51C0">
        <w:rPr>
          <w:b w:val="0"/>
          <w:bCs/>
          <w:i w:val="0"/>
          <w:iCs w:val="0"/>
          <w:rtl/>
          <w:lang w:bidi="ar-BH"/>
        </w:rPr>
        <w:t>های سیستم</w:t>
      </w:r>
    </w:p>
    <w:p w14:paraId="5A370286" w14:textId="3B6180D3" w:rsidR="00115B51" w:rsidRPr="0078298F" w:rsidRDefault="00115B51" w:rsidP="0078298F">
      <w:pPr>
        <w:pStyle w:val="ListParagraph"/>
        <w:numPr>
          <w:ilvl w:val="0"/>
          <w:numId w:val="40"/>
        </w:numPr>
        <w:spacing w:line="360" w:lineRule="auto"/>
        <w:rPr>
          <w:sz w:val="24"/>
          <w:rtl/>
          <w:lang w:bidi="ar-BH"/>
        </w:rPr>
      </w:pPr>
      <w:r w:rsidRPr="0078298F">
        <w:rPr>
          <w:sz w:val="24"/>
          <w:rtl/>
          <w:lang w:bidi="ar-BH"/>
        </w:rPr>
        <w:t xml:space="preserve">با توجه به نیاز برنامه به اطلاعات دروس سامانه ساوا نیاز به </w:t>
      </w:r>
      <w:r w:rsidRPr="0078298F">
        <w:rPr>
          <w:sz w:val="24"/>
          <w:lang w:bidi="ar-BH"/>
        </w:rPr>
        <w:t>API</w:t>
      </w:r>
      <w:r w:rsidRPr="0078298F">
        <w:rPr>
          <w:sz w:val="24"/>
          <w:rtl/>
          <w:lang w:bidi="ar-BH"/>
        </w:rPr>
        <w:t xml:space="preserve"> هایی از پایگاه داده دانشگاه دارد. همچنین پس از انتخاب واحد نتایج انتخاب واحد هر فرد پس از تایید مس</w:t>
      </w:r>
      <w:r w:rsidR="004F655E" w:rsidRPr="0078298F">
        <w:rPr>
          <w:rFonts w:hint="cs"/>
          <w:sz w:val="24"/>
          <w:rtl/>
          <w:lang w:bidi="ar-BH"/>
        </w:rPr>
        <w:t>ئ</w:t>
      </w:r>
      <w:r w:rsidRPr="0078298F">
        <w:rPr>
          <w:sz w:val="24"/>
          <w:rtl/>
          <w:lang w:bidi="ar-BH"/>
        </w:rPr>
        <w:t>ول آموزشی باید در پایگاه داده ثبت شود.</w:t>
      </w:r>
    </w:p>
    <w:p w14:paraId="0B68C811" w14:textId="36FC6EC7" w:rsidR="00115B51" w:rsidRPr="0078298F" w:rsidRDefault="00115B51" w:rsidP="0078298F">
      <w:pPr>
        <w:pStyle w:val="ListParagraph"/>
        <w:numPr>
          <w:ilvl w:val="0"/>
          <w:numId w:val="40"/>
        </w:numPr>
        <w:spacing w:line="360" w:lineRule="auto"/>
        <w:rPr>
          <w:sz w:val="24"/>
          <w:rtl/>
          <w:lang w:bidi="ar-BH"/>
        </w:rPr>
      </w:pPr>
      <w:r w:rsidRPr="0078298F">
        <w:rPr>
          <w:sz w:val="24"/>
          <w:rtl/>
          <w:lang w:bidi="ar-BH"/>
        </w:rPr>
        <w:t xml:space="preserve">سامانه همچنین باید نتایج ثبت نام مقدماتی را </w:t>
      </w:r>
      <w:r w:rsidR="00880779" w:rsidRPr="0078298F">
        <w:rPr>
          <w:rFonts w:hint="cs"/>
          <w:sz w:val="24"/>
          <w:rtl/>
          <w:lang w:bidi="ar-BH"/>
        </w:rPr>
        <w:t>به واسطه پایگاه</w:t>
      </w:r>
      <w:ins w:id="22" w:author="sadra hakim" w:date="2020-11-20T16:48:00Z">
        <w:r w:rsidR="00880779" w:rsidRPr="0078298F">
          <w:rPr>
            <w:rFonts w:hint="cs"/>
            <w:sz w:val="24"/>
            <w:rtl/>
            <w:lang w:bidi="ar-BH"/>
          </w:rPr>
          <w:t>‌</w:t>
        </w:r>
      </w:ins>
      <w:r w:rsidR="003E2E87" w:rsidRPr="0078298F">
        <w:rPr>
          <w:rFonts w:hint="cs"/>
          <w:sz w:val="24"/>
          <w:rtl/>
        </w:rPr>
        <w:t xml:space="preserve">داده، </w:t>
      </w:r>
      <w:r w:rsidRPr="0078298F">
        <w:rPr>
          <w:sz w:val="24"/>
          <w:rtl/>
          <w:lang w:bidi="ar-BH"/>
        </w:rPr>
        <w:t>به دانشکده</w:t>
      </w:r>
      <w:r w:rsidR="003E2E87" w:rsidRPr="0078298F">
        <w:rPr>
          <w:rFonts w:hint="cs"/>
          <w:sz w:val="24"/>
          <w:rtl/>
          <w:lang w:bidi="ar-BH"/>
        </w:rPr>
        <w:t>‌</w:t>
      </w:r>
      <w:r w:rsidRPr="0078298F">
        <w:rPr>
          <w:sz w:val="24"/>
          <w:rtl/>
          <w:lang w:bidi="ar-BH"/>
        </w:rPr>
        <w:t>های مربوطه جهت اطلاع مس</w:t>
      </w:r>
      <w:r w:rsidR="0034442A" w:rsidRPr="0078298F">
        <w:rPr>
          <w:rFonts w:hint="cs"/>
          <w:sz w:val="24"/>
          <w:rtl/>
          <w:lang w:bidi="ar-BH"/>
        </w:rPr>
        <w:t>ئ</w:t>
      </w:r>
      <w:r w:rsidRPr="0078298F">
        <w:rPr>
          <w:sz w:val="24"/>
          <w:rtl/>
          <w:lang w:bidi="ar-BH"/>
        </w:rPr>
        <w:t xml:space="preserve">ولین آموزشی </w:t>
      </w:r>
      <w:r w:rsidR="00C9003B" w:rsidRPr="0078298F">
        <w:rPr>
          <w:rFonts w:hint="cs"/>
          <w:sz w:val="24"/>
          <w:rtl/>
          <w:lang w:bidi="ar-BH"/>
        </w:rPr>
        <w:t>بدهد</w:t>
      </w:r>
      <w:r w:rsidR="00026C65" w:rsidRPr="0078298F">
        <w:rPr>
          <w:rFonts w:hint="cs"/>
          <w:sz w:val="24"/>
          <w:rtl/>
          <w:lang w:bidi="ar-BH"/>
        </w:rPr>
        <w:t xml:space="preserve"> </w:t>
      </w:r>
      <w:r w:rsidRPr="0078298F">
        <w:rPr>
          <w:sz w:val="24"/>
          <w:rtl/>
          <w:lang w:bidi="ar-BH"/>
        </w:rPr>
        <w:t>و همچنین تغییرات احتمالی ایجاد شده در برنامه های درسی یا سایر اطلاعات و سیاست های جدید آموزش کل یا مس</w:t>
      </w:r>
      <w:r w:rsidR="006D3240" w:rsidRPr="0078298F">
        <w:rPr>
          <w:rFonts w:hint="cs"/>
          <w:sz w:val="24"/>
          <w:rtl/>
          <w:lang w:bidi="ar-BH"/>
        </w:rPr>
        <w:t>ئ</w:t>
      </w:r>
      <w:r w:rsidRPr="0078298F">
        <w:rPr>
          <w:sz w:val="24"/>
          <w:rtl/>
          <w:lang w:bidi="ar-BH"/>
        </w:rPr>
        <w:t>ول آموزشی دانشکده ها را دریافت نماید.</w:t>
      </w:r>
    </w:p>
    <w:p w14:paraId="11C00F55" w14:textId="11900AE4" w:rsidR="00115B51" w:rsidRPr="0078298F" w:rsidRDefault="00115B51" w:rsidP="0078298F">
      <w:pPr>
        <w:pStyle w:val="ListParagraph"/>
        <w:numPr>
          <w:ilvl w:val="0"/>
          <w:numId w:val="40"/>
        </w:numPr>
        <w:spacing w:line="360" w:lineRule="auto"/>
        <w:rPr>
          <w:sz w:val="24"/>
          <w:rtl/>
          <w:lang w:bidi="ar-BH"/>
        </w:rPr>
      </w:pPr>
      <w:r w:rsidRPr="0078298F">
        <w:rPr>
          <w:sz w:val="24"/>
          <w:rtl/>
          <w:lang w:bidi="ar-BH"/>
        </w:rPr>
        <w:t>همچنین برای عملیات اننتخاب واحد و ثبت نام مقدماتی نیاز به سرور</w:t>
      </w:r>
      <w:r w:rsidR="00643DD4" w:rsidRPr="0078298F">
        <w:rPr>
          <w:rFonts w:hint="cs"/>
          <w:sz w:val="24"/>
          <w:rtl/>
          <w:lang w:bidi="ar-BH"/>
        </w:rPr>
        <w:t>‌</w:t>
      </w:r>
      <w:r w:rsidRPr="0078298F">
        <w:rPr>
          <w:sz w:val="24"/>
          <w:rtl/>
          <w:lang w:bidi="ar-BH"/>
        </w:rPr>
        <w:t>های قدرتمند برای پردازش وذخیره</w:t>
      </w:r>
      <w:r w:rsidR="00BD06F9" w:rsidRPr="0078298F">
        <w:rPr>
          <w:rFonts w:hint="cs"/>
          <w:sz w:val="24"/>
          <w:rtl/>
          <w:lang w:bidi="ar-BH"/>
        </w:rPr>
        <w:t>‌</w:t>
      </w:r>
      <w:r w:rsidRPr="0078298F">
        <w:rPr>
          <w:sz w:val="24"/>
          <w:rtl/>
          <w:lang w:bidi="ar-BH"/>
        </w:rPr>
        <w:t>سازی اطلاعات داریم.</w:t>
      </w:r>
    </w:p>
    <w:p w14:paraId="6B009842" w14:textId="460E4C7C" w:rsidR="00115B51" w:rsidRPr="004B51C0" w:rsidRDefault="00115B51" w:rsidP="005C4DBE">
      <w:pPr>
        <w:pStyle w:val="Heading4"/>
        <w:numPr>
          <w:ilvl w:val="0"/>
          <w:numId w:val="32"/>
        </w:numPr>
        <w:rPr>
          <w:b w:val="0"/>
          <w:bCs/>
          <w:i w:val="0"/>
          <w:iCs w:val="0"/>
          <w:lang w:bidi="ar-BH"/>
        </w:rPr>
      </w:pPr>
      <w:r w:rsidRPr="004B51C0">
        <w:rPr>
          <w:b w:val="0"/>
          <w:bCs/>
          <w:i w:val="0"/>
          <w:iCs w:val="0"/>
          <w:rtl/>
          <w:lang w:bidi="ar-BH"/>
        </w:rPr>
        <w:t>واسط</w:t>
      </w:r>
      <w:r w:rsidR="00376045" w:rsidRPr="004B51C0">
        <w:rPr>
          <w:rFonts w:hint="cs"/>
          <w:b w:val="0"/>
          <w:bCs/>
          <w:i w:val="0"/>
          <w:iCs w:val="0"/>
          <w:rtl/>
          <w:lang w:bidi="ar-BH"/>
        </w:rPr>
        <w:t>‌</w:t>
      </w:r>
      <w:r w:rsidRPr="004B51C0">
        <w:rPr>
          <w:b w:val="0"/>
          <w:bCs/>
          <w:i w:val="0"/>
          <w:iCs w:val="0"/>
          <w:rtl/>
          <w:lang w:bidi="ar-BH"/>
        </w:rPr>
        <w:t>های کاربر</w:t>
      </w:r>
    </w:p>
    <w:p w14:paraId="20979CBE" w14:textId="2F9B20E4" w:rsidR="00DA3BFC" w:rsidRPr="00115B51" w:rsidRDefault="00115B51" w:rsidP="00DA3BFC">
      <w:pPr>
        <w:spacing w:line="360" w:lineRule="auto"/>
        <w:rPr>
          <w:sz w:val="24"/>
          <w:rtl/>
          <w:lang w:bidi="ar-BH"/>
        </w:rPr>
      </w:pPr>
      <w:r w:rsidRPr="00115B51">
        <w:rPr>
          <w:sz w:val="24"/>
          <w:rtl/>
          <w:lang w:bidi="ar-BH"/>
        </w:rPr>
        <w:t xml:space="preserve">با توجه به اینکه کاربران سامانه </w:t>
      </w:r>
      <w:r w:rsidR="00AC33E3">
        <w:rPr>
          <w:rFonts w:hint="cs"/>
          <w:sz w:val="24"/>
          <w:rtl/>
          <w:lang w:bidi="ar-BH"/>
        </w:rPr>
        <w:t>چهار</w:t>
      </w:r>
      <w:r w:rsidRPr="00115B51">
        <w:rPr>
          <w:sz w:val="24"/>
          <w:rtl/>
          <w:lang w:bidi="ar-BH"/>
        </w:rPr>
        <w:t xml:space="preserve"> دسته می</w:t>
      </w:r>
      <w:r w:rsidR="008B6653">
        <w:rPr>
          <w:rFonts w:hint="cs"/>
          <w:sz w:val="24"/>
          <w:rtl/>
          <w:lang w:bidi="ar-BH"/>
        </w:rPr>
        <w:t>‌</w:t>
      </w:r>
      <w:r w:rsidRPr="00115B51">
        <w:rPr>
          <w:sz w:val="24"/>
          <w:rtl/>
          <w:lang w:bidi="ar-BH"/>
        </w:rPr>
        <w:t xml:space="preserve">باشند، سامانه ساوا دارای </w:t>
      </w:r>
      <w:r w:rsidR="00DA3BFC">
        <w:rPr>
          <w:rFonts w:hint="cs"/>
          <w:sz w:val="24"/>
          <w:rtl/>
          <w:lang w:bidi="ar-BH"/>
        </w:rPr>
        <w:t>چهار</w:t>
      </w:r>
      <w:r w:rsidRPr="00115B51">
        <w:rPr>
          <w:sz w:val="24"/>
          <w:rtl/>
          <w:lang w:bidi="ar-BH"/>
        </w:rPr>
        <w:t xml:space="preserve"> نوع </w:t>
      </w:r>
      <w:r w:rsidR="00EA232B">
        <w:rPr>
          <w:rFonts w:hint="cs"/>
          <w:sz w:val="24"/>
          <w:rtl/>
          <w:lang w:bidi="ar-BH"/>
        </w:rPr>
        <w:t xml:space="preserve">سطح دسترسی و </w:t>
      </w:r>
      <w:r w:rsidRPr="00115B51">
        <w:rPr>
          <w:sz w:val="24"/>
          <w:rtl/>
          <w:lang w:bidi="ar-BH"/>
        </w:rPr>
        <w:t>واسط کا</w:t>
      </w:r>
      <w:r w:rsidR="00D36853">
        <w:rPr>
          <w:rFonts w:hint="cs"/>
          <w:sz w:val="24"/>
          <w:rtl/>
          <w:lang w:bidi="ar-BH"/>
        </w:rPr>
        <w:t>ر</w:t>
      </w:r>
      <w:r w:rsidRPr="00115B51">
        <w:rPr>
          <w:sz w:val="24"/>
          <w:rtl/>
          <w:lang w:bidi="ar-BH"/>
        </w:rPr>
        <w:t>بری است:</w:t>
      </w:r>
    </w:p>
    <w:p w14:paraId="3E3594A1" w14:textId="3A3BE590" w:rsidR="00115B51" w:rsidRPr="00107796" w:rsidRDefault="00115B51" w:rsidP="005C4DBE">
      <w:pPr>
        <w:pStyle w:val="ListParagraph"/>
        <w:numPr>
          <w:ilvl w:val="0"/>
          <w:numId w:val="12"/>
        </w:numPr>
        <w:spacing w:after="160" w:line="360" w:lineRule="auto"/>
        <w:rPr>
          <w:sz w:val="24"/>
          <w:lang w:bidi="ar-BH"/>
        </w:rPr>
      </w:pPr>
      <w:r w:rsidRPr="00107796">
        <w:rPr>
          <w:sz w:val="24"/>
          <w:rtl/>
          <w:lang w:bidi="ar-BH"/>
        </w:rPr>
        <w:t>واسط کا</w:t>
      </w:r>
      <w:r w:rsidR="00227735">
        <w:rPr>
          <w:rFonts w:hint="cs"/>
          <w:sz w:val="24"/>
          <w:rtl/>
          <w:lang w:bidi="ar-BH"/>
        </w:rPr>
        <w:t>ر</w:t>
      </w:r>
      <w:r w:rsidRPr="00107796">
        <w:rPr>
          <w:sz w:val="24"/>
          <w:rtl/>
          <w:lang w:bidi="ar-BH"/>
        </w:rPr>
        <w:t>بری دانشجویان: برای دانشجویان دو واسط کا</w:t>
      </w:r>
      <w:r w:rsidR="00326A7B">
        <w:rPr>
          <w:rFonts w:hint="cs"/>
          <w:sz w:val="24"/>
          <w:rtl/>
          <w:lang w:bidi="ar-BH"/>
        </w:rPr>
        <w:t>ر</w:t>
      </w:r>
      <w:r w:rsidRPr="00107796">
        <w:rPr>
          <w:sz w:val="24"/>
          <w:rtl/>
          <w:lang w:bidi="ar-BH"/>
        </w:rPr>
        <w:t>بری در</w:t>
      </w:r>
      <w:r w:rsidR="00D76D3E">
        <w:rPr>
          <w:rFonts w:hint="cs"/>
          <w:sz w:val="24"/>
          <w:rtl/>
          <w:lang w:bidi="ar-BH"/>
        </w:rPr>
        <w:t xml:space="preserve"> </w:t>
      </w:r>
      <w:r w:rsidRPr="00107796">
        <w:rPr>
          <w:sz w:val="24"/>
          <w:rtl/>
          <w:lang w:bidi="ar-BH"/>
        </w:rPr>
        <w:t>نظر گرفته شده:</w:t>
      </w:r>
    </w:p>
    <w:p w14:paraId="714BEFC7" w14:textId="05C13ACA" w:rsidR="00DA3BFC" w:rsidRPr="00D179C5" w:rsidRDefault="00115B51" w:rsidP="00D179C5">
      <w:pPr>
        <w:pStyle w:val="ListParagraph"/>
        <w:numPr>
          <w:ilvl w:val="0"/>
          <w:numId w:val="1"/>
        </w:numPr>
        <w:spacing w:after="160" w:line="360" w:lineRule="auto"/>
        <w:rPr>
          <w:sz w:val="24"/>
          <w:rtl/>
          <w:lang w:bidi="ar-BH"/>
        </w:rPr>
      </w:pPr>
      <w:r w:rsidRPr="00115B51">
        <w:rPr>
          <w:sz w:val="24"/>
          <w:rtl/>
          <w:lang w:bidi="ar-BH"/>
        </w:rPr>
        <w:t>واسط کاربری وب اپلیکیشن برای برنامه</w:t>
      </w:r>
      <w:r w:rsidR="009055E2">
        <w:rPr>
          <w:rFonts w:hint="cs"/>
          <w:sz w:val="24"/>
          <w:rtl/>
          <w:lang w:bidi="ar-BH"/>
        </w:rPr>
        <w:t>‌</w:t>
      </w:r>
      <w:r w:rsidRPr="00115B51">
        <w:rPr>
          <w:sz w:val="24"/>
          <w:rtl/>
          <w:lang w:bidi="ar-BH"/>
        </w:rPr>
        <w:t>ریزی دروس و نظرسنجی دروس و اساتید است که با</w:t>
      </w:r>
      <w:r w:rsidR="002F151B">
        <w:rPr>
          <w:rFonts w:hint="cs"/>
          <w:sz w:val="24"/>
          <w:rtl/>
          <w:lang w:bidi="ar-BH"/>
        </w:rPr>
        <w:t xml:space="preserve"> </w:t>
      </w:r>
      <w:r w:rsidRPr="00115B51">
        <w:rPr>
          <w:sz w:val="24"/>
          <w:rtl/>
          <w:lang w:bidi="ar-BH"/>
        </w:rPr>
        <w:t>توجه به ماهیت وب اپلیکشین</w:t>
      </w:r>
      <w:r w:rsidR="00F84CBD">
        <w:rPr>
          <w:rFonts w:hint="cs"/>
          <w:sz w:val="24"/>
          <w:rtl/>
          <w:lang w:bidi="ar-BH"/>
        </w:rPr>
        <w:t>،</w:t>
      </w:r>
      <w:r w:rsidRPr="00115B51">
        <w:rPr>
          <w:sz w:val="24"/>
          <w:rtl/>
          <w:lang w:bidi="ar-BH"/>
        </w:rPr>
        <w:t xml:space="preserve"> رو</w:t>
      </w:r>
      <w:r w:rsidR="00F84CBD">
        <w:rPr>
          <w:rFonts w:hint="cs"/>
          <w:sz w:val="24"/>
          <w:rtl/>
          <w:lang w:bidi="ar-BH"/>
        </w:rPr>
        <w:t>ی</w:t>
      </w:r>
      <w:r w:rsidRPr="00115B51">
        <w:rPr>
          <w:sz w:val="24"/>
          <w:rtl/>
          <w:lang w:bidi="ar-BH"/>
        </w:rPr>
        <w:t xml:space="preserve"> تمامی </w:t>
      </w:r>
      <w:r w:rsidR="00774FB9">
        <w:rPr>
          <w:rFonts w:hint="cs"/>
          <w:sz w:val="24"/>
          <w:rtl/>
          <w:lang w:bidi="ar-BH"/>
        </w:rPr>
        <w:t>سکو</w:t>
      </w:r>
      <w:r w:rsidRPr="00115B51">
        <w:rPr>
          <w:sz w:val="24"/>
          <w:rtl/>
          <w:lang w:bidi="ar-BH"/>
        </w:rPr>
        <w:t xml:space="preserve"> ها قابل دسترسی است.</w:t>
      </w:r>
    </w:p>
    <w:p w14:paraId="44308E43" w14:textId="06D2194B" w:rsidR="00115B51" w:rsidRDefault="00115B51" w:rsidP="004A5061">
      <w:pPr>
        <w:pStyle w:val="ListParagraph"/>
        <w:numPr>
          <w:ilvl w:val="0"/>
          <w:numId w:val="1"/>
        </w:numPr>
        <w:spacing w:after="160" w:line="360" w:lineRule="auto"/>
        <w:rPr>
          <w:sz w:val="24"/>
          <w:lang w:bidi="ar-BH"/>
        </w:rPr>
      </w:pPr>
      <w:r w:rsidRPr="00115B51">
        <w:rPr>
          <w:sz w:val="24"/>
          <w:rtl/>
          <w:lang w:bidi="ar-BH"/>
        </w:rPr>
        <w:t>واسط کاربری سایت برای عملیات ثبت نام مقدماتی و انتخاب واحد و ترمیم که برای آن نیاز به مرورگر داریم.</w:t>
      </w:r>
    </w:p>
    <w:p w14:paraId="452101AD" w14:textId="1B8F16B3" w:rsidR="00D179C5" w:rsidRPr="00D179C5" w:rsidRDefault="001F153E" w:rsidP="005C4DBE">
      <w:pPr>
        <w:pStyle w:val="ListParagraph"/>
        <w:numPr>
          <w:ilvl w:val="0"/>
          <w:numId w:val="15"/>
        </w:numPr>
        <w:spacing w:after="160" w:line="360" w:lineRule="auto"/>
        <w:rPr>
          <w:sz w:val="24"/>
          <w:rtl/>
          <w:lang w:bidi="ar-BH"/>
        </w:rPr>
      </w:pPr>
      <w:r>
        <w:rPr>
          <w:rFonts w:hint="cs"/>
          <w:sz w:val="24"/>
          <w:rtl/>
          <w:lang w:bidi="ar-BH"/>
        </w:rPr>
        <w:t>واسط کاربری مهمان: واسط کاربری مهمان</w:t>
      </w:r>
      <w:r w:rsidR="00022DB8">
        <w:rPr>
          <w:rFonts w:hint="cs"/>
          <w:sz w:val="24"/>
          <w:rtl/>
          <w:lang w:bidi="ar-BH"/>
        </w:rPr>
        <w:t>، سایت می</w:t>
      </w:r>
      <w:r w:rsidR="007E519B">
        <w:rPr>
          <w:rFonts w:hint="cs"/>
          <w:sz w:val="24"/>
          <w:rtl/>
          <w:lang w:bidi="ar-BH"/>
        </w:rPr>
        <w:t>‌</w:t>
      </w:r>
      <w:r w:rsidR="00022DB8">
        <w:rPr>
          <w:rFonts w:hint="cs"/>
          <w:sz w:val="24"/>
          <w:rtl/>
          <w:lang w:bidi="ar-BH"/>
        </w:rPr>
        <w:t>باشد که کاربر توانایی ساختن و استخراج برنامه</w:t>
      </w:r>
      <w:r w:rsidR="00765035">
        <w:rPr>
          <w:rFonts w:hint="cs"/>
          <w:sz w:val="24"/>
          <w:rtl/>
          <w:lang w:bidi="ar-BH"/>
        </w:rPr>
        <w:t>‌</w:t>
      </w:r>
      <w:r w:rsidR="00022DB8">
        <w:rPr>
          <w:rFonts w:hint="cs"/>
          <w:sz w:val="24"/>
          <w:rtl/>
          <w:lang w:bidi="ar-BH"/>
        </w:rPr>
        <w:t>های هفتگی را دارد.</w:t>
      </w:r>
    </w:p>
    <w:p w14:paraId="15CE6BF2" w14:textId="3860945F" w:rsidR="00115B51" w:rsidRPr="00115B51" w:rsidRDefault="00115B51" w:rsidP="005C4DBE">
      <w:pPr>
        <w:pStyle w:val="ListParagraph"/>
        <w:numPr>
          <w:ilvl w:val="0"/>
          <w:numId w:val="13"/>
        </w:numPr>
        <w:spacing w:after="160" w:line="360" w:lineRule="auto"/>
        <w:rPr>
          <w:sz w:val="24"/>
          <w:lang w:bidi="ar-BH"/>
        </w:rPr>
      </w:pPr>
      <w:r w:rsidRPr="00115B51">
        <w:rPr>
          <w:sz w:val="24"/>
          <w:rtl/>
          <w:lang w:bidi="ar-BH"/>
        </w:rPr>
        <w:t xml:space="preserve">واسط کاربری مدیر سطح دو: واسط کاربری مدیر سطح دو، </w:t>
      </w:r>
      <w:r w:rsidR="00916D8A">
        <w:rPr>
          <w:rFonts w:hint="cs"/>
          <w:sz w:val="24"/>
          <w:rtl/>
          <w:lang w:bidi="ar-BH"/>
        </w:rPr>
        <w:t>سایت</w:t>
      </w:r>
      <w:r w:rsidRPr="00115B51">
        <w:rPr>
          <w:sz w:val="24"/>
          <w:rtl/>
          <w:lang w:bidi="ar-BH"/>
        </w:rPr>
        <w:t xml:space="preserve"> می</w:t>
      </w:r>
      <w:r w:rsidR="000C44C5">
        <w:rPr>
          <w:rFonts w:hint="cs"/>
          <w:sz w:val="24"/>
          <w:rtl/>
          <w:lang w:bidi="ar-BH"/>
        </w:rPr>
        <w:t>‌</w:t>
      </w:r>
      <w:r w:rsidRPr="00115B51">
        <w:rPr>
          <w:sz w:val="24"/>
          <w:rtl/>
          <w:lang w:bidi="ar-BH"/>
        </w:rPr>
        <w:t>باشد که در آن کار</w:t>
      </w:r>
      <w:r w:rsidR="00F427C7">
        <w:rPr>
          <w:rFonts w:hint="cs"/>
          <w:sz w:val="24"/>
          <w:rtl/>
          <w:lang w:bidi="ar-BH"/>
        </w:rPr>
        <w:t>‌</w:t>
      </w:r>
      <w:r w:rsidRPr="00115B51">
        <w:rPr>
          <w:sz w:val="24"/>
          <w:rtl/>
          <w:lang w:bidi="ar-BH"/>
        </w:rPr>
        <w:t>های مشاهده ی نتایج مربوط به ثبت نام مقدماتی و سایر اطلاعات آموزشی دانشجویان و همچنین دریافت گزارشات و درخواست مجوز</w:t>
      </w:r>
      <w:r w:rsidR="00A91508">
        <w:rPr>
          <w:rFonts w:hint="cs"/>
          <w:sz w:val="24"/>
          <w:rtl/>
          <w:lang w:bidi="ar-BH"/>
        </w:rPr>
        <w:t>‌</w:t>
      </w:r>
      <w:r w:rsidRPr="00115B51">
        <w:rPr>
          <w:sz w:val="24"/>
          <w:rtl/>
          <w:lang w:bidi="ar-BH"/>
        </w:rPr>
        <w:t>های دانشجویان برای انتخاب واحد و پاسخگویی به آن ها را انجام می</w:t>
      </w:r>
      <w:r w:rsidR="00A61528">
        <w:rPr>
          <w:rFonts w:hint="cs"/>
          <w:sz w:val="24"/>
          <w:rtl/>
          <w:lang w:bidi="ar-BH"/>
        </w:rPr>
        <w:t>‌</w:t>
      </w:r>
      <w:r w:rsidRPr="00115B51">
        <w:rPr>
          <w:sz w:val="24"/>
          <w:rtl/>
          <w:lang w:bidi="ar-BH"/>
        </w:rPr>
        <w:t>دهد.</w:t>
      </w:r>
    </w:p>
    <w:p w14:paraId="2B0FE0F5" w14:textId="3761F8B1" w:rsidR="00115B51" w:rsidRPr="00115B51" w:rsidRDefault="00115B51" w:rsidP="005C4DBE">
      <w:pPr>
        <w:pStyle w:val="ListParagraph"/>
        <w:numPr>
          <w:ilvl w:val="0"/>
          <w:numId w:val="13"/>
        </w:numPr>
        <w:spacing w:after="160" w:line="360" w:lineRule="auto"/>
        <w:rPr>
          <w:sz w:val="24"/>
          <w:lang w:bidi="ar-BH"/>
        </w:rPr>
      </w:pPr>
      <w:r w:rsidRPr="00115B51">
        <w:rPr>
          <w:sz w:val="24"/>
          <w:rtl/>
          <w:lang w:bidi="ar-BH"/>
        </w:rPr>
        <w:lastRenderedPageBreak/>
        <w:t xml:space="preserve">واسط کاربری مدیر سطح یک: واسط کاربری مدیر سطح یک نیز </w:t>
      </w:r>
      <w:r w:rsidR="00916D8A">
        <w:rPr>
          <w:rFonts w:hint="cs"/>
          <w:sz w:val="24"/>
          <w:rtl/>
          <w:lang w:bidi="ar-BH"/>
        </w:rPr>
        <w:t>سایت</w:t>
      </w:r>
      <w:r w:rsidRPr="00115B51">
        <w:rPr>
          <w:sz w:val="24"/>
          <w:rtl/>
          <w:lang w:bidi="ar-BH"/>
        </w:rPr>
        <w:t xml:space="preserve"> می</w:t>
      </w:r>
      <w:r w:rsidR="00F009B1">
        <w:rPr>
          <w:rFonts w:hint="cs"/>
          <w:sz w:val="24"/>
          <w:rtl/>
          <w:lang w:bidi="ar-BH"/>
        </w:rPr>
        <w:t>‌</w:t>
      </w:r>
      <w:r w:rsidRPr="00115B51">
        <w:rPr>
          <w:sz w:val="24"/>
          <w:rtl/>
          <w:lang w:bidi="ar-BH"/>
        </w:rPr>
        <w:t>باشد که در آن عملیات مربوط به حذف، اضافه یا ویرایش حساب های</w:t>
      </w:r>
      <w:r w:rsidR="00CF34BA">
        <w:rPr>
          <w:rFonts w:hint="cs"/>
          <w:sz w:val="24"/>
          <w:rtl/>
          <w:lang w:bidi="ar-BH"/>
        </w:rPr>
        <w:t>‌</w:t>
      </w:r>
      <w:r w:rsidRPr="00115B51">
        <w:rPr>
          <w:sz w:val="24"/>
          <w:rtl/>
          <w:lang w:bidi="ar-BH"/>
        </w:rPr>
        <w:t>کاربری سایر کاربران و دادن سطح دسترسی به مدیر سطح دو انجام می شود.</w:t>
      </w:r>
    </w:p>
    <w:p w14:paraId="1B35D9C5" w14:textId="71B844A0" w:rsidR="00115B51" w:rsidRPr="004B51C0" w:rsidRDefault="00115B51" w:rsidP="005C4DBE">
      <w:pPr>
        <w:pStyle w:val="Heading4"/>
        <w:numPr>
          <w:ilvl w:val="0"/>
          <w:numId w:val="32"/>
        </w:numPr>
        <w:rPr>
          <w:b w:val="0"/>
          <w:bCs/>
          <w:i w:val="0"/>
          <w:iCs w:val="0"/>
          <w:lang w:bidi="ar-BH"/>
        </w:rPr>
      </w:pPr>
      <w:r w:rsidRPr="004B51C0">
        <w:rPr>
          <w:b w:val="0"/>
          <w:bCs/>
          <w:i w:val="0"/>
          <w:iCs w:val="0"/>
          <w:rtl/>
          <w:lang w:bidi="ar-BH"/>
        </w:rPr>
        <w:t>واسط</w:t>
      </w:r>
      <w:r w:rsidR="00376045" w:rsidRPr="004B51C0">
        <w:rPr>
          <w:rFonts w:hint="cs"/>
          <w:b w:val="0"/>
          <w:bCs/>
          <w:i w:val="0"/>
          <w:iCs w:val="0"/>
          <w:rtl/>
          <w:lang w:bidi="ar-BH"/>
        </w:rPr>
        <w:t>‌</w:t>
      </w:r>
      <w:r w:rsidRPr="004B51C0">
        <w:rPr>
          <w:b w:val="0"/>
          <w:bCs/>
          <w:i w:val="0"/>
          <w:iCs w:val="0"/>
          <w:rtl/>
          <w:lang w:bidi="ar-BH"/>
        </w:rPr>
        <w:t>های سخت</w:t>
      </w:r>
      <w:r w:rsidR="00233AE2" w:rsidRPr="004B51C0">
        <w:rPr>
          <w:rFonts w:hint="cs"/>
          <w:b w:val="0"/>
          <w:bCs/>
          <w:i w:val="0"/>
          <w:iCs w:val="0"/>
          <w:rtl/>
          <w:lang w:bidi="ar-BH"/>
        </w:rPr>
        <w:t>‌</w:t>
      </w:r>
      <w:r w:rsidRPr="004B51C0">
        <w:rPr>
          <w:b w:val="0"/>
          <w:bCs/>
          <w:i w:val="0"/>
          <w:iCs w:val="0"/>
          <w:rtl/>
          <w:lang w:bidi="ar-BH"/>
        </w:rPr>
        <w:t>افزاری</w:t>
      </w:r>
    </w:p>
    <w:p w14:paraId="426EB825" w14:textId="4D256842" w:rsidR="00115B51" w:rsidRPr="00115B51" w:rsidRDefault="00115B51" w:rsidP="00067647">
      <w:pPr>
        <w:spacing w:line="360" w:lineRule="auto"/>
        <w:rPr>
          <w:sz w:val="24"/>
          <w:lang w:bidi="ar-BH"/>
        </w:rPr>
      </w:pPr>
      <w:r w:rsidRPr="00115B51">
        <w:rPr>
          <w:sz w:val="24"/>
          <w:rtl/>
          <w:lang w:bidi="ar-BH"/>
        </w:rPr>
        <w:t>با توجه به اینکه سامانه ساوا، یک سامانه نرم</w:t>
      </w:r>
      <w:r w:rsidR="006E0F97">
        <w:rPr>
          <w:rFonts w:hint="cs"/>
          <w:sz w:val="24"/>
          <w:rtl/>
          <w:lang w:bidi="ar-BH"/>
        </w:rPr>
        <w:t>‌</w:t>
      </w:r>
      <w:r w:rsidRPr="00115B51">
        <w:rPr>
          <w:sz w:val="24"/>
          <w:rtl/>
          <w:lang w:bidi="ar-BH"/>
        </w:rPr>
        <w:t>افزاری بوده نیاز مبرهنی به واسط سخت</w:t>
      </w:r>
      <w:r w:rsidR="002A11A6">
        <w:rPr>
          <w:rFonts w:hint="cs"/>
          <w:sz w:val="24"/>
          <w:rtl/>
          <w:lang w:bidi="ar-BH"/>
        </w:rPr>
        <w:t>‌</w:t>
      </w:r>
      <w:r w:rsidRPr="00115B51">
        <w:rPr>
          <w:sz w:val="24"/>
          <w:rtl/>
          <w:lang w:bidi="ar-BH"/>
        </w:rPr>
        <w:t>افزاری خاصی ندارد اما با توجه به نیاز سامانه به اینترنت می</w:t>
      </w:r>
      <w:r w:rsidR="004F24F5">
        <w:rPr>
          <w:rFonts w:hint="cs"/>
          <w:sz w:val="24"/>
          <w:rtl/>
          <w:lang w:bidi="ar-BH"/>
        </w:rPr>
        <w:t>‌</w:t>
      </w:r>
      <w:r w:rsidRPr="00115B51">
        <w:rPr>
          <w:sz w:val="24"/>
          <w:rtl/>
          <w:lang w:bidi="ar-BH"/>
        </w:rPr>
        <w:t>توان کارت شبکه و مودم و همچنین سرور را به عنوان واسط سخت افزاری نام برد.</w:t>
      </w:r>
    </w:p>
    <w:p w14:paraId="2C9B3171" w14:textId="2E853178" w:rsidR="00115B51" w:rsidRPr="004B51C0" w:rsidRDefault="00115B51" w:rsidP="005C4DBE">
      <w:pPr>
        <w:pStyle w:val="Heading4"/>
        <w:numPr>
          <w:ilvl w:val="0"/>
          <w:numId w:val="32"/>
        </w:numPr>
        <w:rPr>
          <w:b w:val="0"/>
          <w:bCs/>
          <w:i w:val="0"/>
          <w:iCs w:val="0"/>
          <w:rtl/>
          <w:lang w:bidi="ar-BH"/>
        </w:rPr>
      </w:pPr>
      <w:r w:rsidRPr="004B51C0">
        <w:rPr>
          <w:b w:val="0"/>
          <w:bCs/>
          <w:i w:val="0"/>
          <w:iCs w:val="0"/>
          <w:rtl/>
          <w:lang w:bidi="ar-BH"/>
        </w:rPr>
        <w:t>واسط</w:t>
      </w:r>
      <w:r w:rsidR="00376045" w:rsidRPr="004B51C0">
        <w:rPr>
          <w:rFonts w:hint="cs"/>
          <w:b w:val="0"/>
          <w:bCs/>
          <w:i w:val="0"/>
          <w:iCs w:val="0"/>
          <w:rtl/>
          <w:lang w:bidi="ar-BH"/>
        </w:rPr>
        <w:t>‌</w:t>
      </w:r>
      <w:r w:rsidRPr="004B51C0">
        <w:rPr>
          <w:b w:val="0"/>
          <w:bCs/>
          <w:i w:val="0"/>
          <w:iCs w:val="0"/>
          <w:rtl/>
          <w:lang w:bidi="ar-BH"/>
        </w:rPr>
        <w:t>های نرم</w:t>
      </w:r>
      <w:r w:rsidR="00233AE2" w:rsidRPr="004B51C0">
        <w:rPr>
          <w:rFonts w:hint="cs"/>
          <w:b w:val="0"/>
          <w:bCs/>
          <w:i w:val="0"/>
          <w:iCs w:val="0"/>
          <w:rtl/>
          <w:lang w:bidi="ar-BH"/>
        </w:rPr>
        <w:t>‌</w:t>
      </w:r>
      <w:r w:rsidRPr="004B51C0">
        <w:rPr>
          <w:b w:val="0"/>
          <w:bCs/>
          <w:i w:val="0"/>
          <w:iCs w:val="0"/>
          <w:rtl/>
          <w:lang w:bidi="ar-BH"/>
        </w:rPr>
        <w:t>افزاری</w:t>
      </w:r>
    </w:p>
    <w:p w14:paraId="58C49943" w14:textId="718EA5DB" w:rsidR="00115B51" w:rsidRPr="00115B51" w:rsidRDefault="004D5A76" w:rsidP="004D5A76">
      <w:pPr>
        <w:spacing w:line="360" w:lineRule="auto"/>
        <w:jc w:val="both"/>
        <w:rPr>
          <w:sz w:val="24"/>
          <w:rtl/>
          <w:lang w:bidi="ar-BH"/>
        </w:rPr>
      </w:pPr>
      <w:r>
        <w:rPr>
          <w:rFonts w:hint="cs"/>
          <w:sz w:val="24"/>
          <w:rtl/>
          <w:lang w:bidi="ar-BH"/>
        </w:rPr>
        <w:t>مرورگر کاربران که قرار</w:t>
      </w:r>
      <w:r w:rsidR="00B91850">
        <w:rPr>
          <w:rFonts w:hint="cs"/>
          <w:sz w:val="24"/>
          <w:rtl/>
          <w:lang w:bidi="ar-BH"/>
        </w:rPr>
        <w:t xml:space="preserve"> است</w:t>
      </w:r>
      <w:r>
        <w:rPr>
          <w:rFonts w:hint="cs"/>
          <w:sz w:val="24"/>
          <w:rtl/>
          <w:lang w:bidi="ar-BH"/>
        </w:rPr>
        <w:t xml:space="preserve"> </w:t>
      </w:r>
      <w:r w:rsidR="00115B51" w:rsidRPr="00115B51">
        <w:rPr>
          <w:sz w:val="24"/>
          <w:rtl/>
          <w:lang w:bidi="ar-BH"/>
        </w:rPr>
        <w:t xml:space="preserve">سامانه </w:t>
      </w:r>
      <w:r>
        <w:rPr>
          <w:rFonts w:hint="cs"/>
          <w:sz w:val="24"/>
          <w:rtl/>
          <w:lang w:bidi="ar-BH"/>
        </w:rPr>
        <w:t>در آن نمایش داده شود،</w:t>
      </w:r>
      <w:r w:rsidR="00115B51" w:rsidRPr="00115B51">
        <w:rPr>
          <w:sz w:val="24"/>
          <w:rtl/>
          <w:lang w:bidi="ar-BH"/>
        </w:rPr>
        <w:t xml:space="preserve"> باید از </w:t>
      </w:r>
      <w:r w:rsidR="00115B51" w:rsidRPr="00115B51">
        <w:rPr>
          <w:sz w:val="24"/>
          <w:lang w:bidi="ar-BH"/>
        </w:rPr>
        <w:t xml:space="preserve"> </w:t>
      </w:r>
      <w:r w:rsidR="0034613F">
        <w:rPr>
          <w:sz w:val="24"/>
          <w:lang w:val="en-US" w:bidi="ar-BH"/>
        </w:rPr>
        <w:t>JavaScript</w:t>
      </w:r>
      <w:r w:rsidR="00115B51" w:rsidRPr="00115B51">
        <w:rPr>
          <w:sz w:val="24"/>
          <w:rtl/>
          <w:lang w:bidi="ar-BH"/>
        </w:rPr>
        <w:t xml:space="preserve"> پشتیبانی کند.</w:t>
      </w:r>
    </w:p>
    <w:p w14:paraId="093877AF" w14:textId="5AA5B02C" w:rsidR="00115B51" w:rsidRPr="00115B51" w:rsidRDefault="00115B51" w:rsidP="00781EAA">
      <w:pPr>
        <w:spacing w:line="360" w:lineRule="auto"/>
        <w:rPr>
          <w:sz w:val="24"/>
          <w:rtl/>
          <w:lang w:bidi="ar-BH"/>
        </w:rPr>
      </w:pPr>
      <w:r w:rsidRPr="00115B51">
        <w:rPr>
          <w:sz w:val="24"/>
          <w:rtl/>
          <w:lang w:bidi="ar-BH"/>
        </w:rPr>
        <w:t>همچنین پایگاه داده سامانه، دیگ</w:t>
      </w:r>
      <w:r w:rsidR="00631A04">
        <w:rPr>
          <w:rFonts w:hint="cs"/>
          <w:sz w:val="24"/>
          <w:rtl/>
          <w:lang w:val="en-US"/>
        </w:rPr>
        <w:t>ر</w:t>
      </w:r>
      <w:r w:rsidRPr="00115B51">
        <w:rPr>
          <w:sz w:val="24"/>
          <w:rtl/>
          <w:lang w:bidi="ar-BH"/>
        </w:rPr>
        <w:t xml:space="preserve"> واسط نرم</w:t>
      </w:r>
      <w:r w:rsidR="000A1EA8">
        <w:rPr>
          <w:rFonts w:hint="cs"/>
          <w:sz w:val="24"/>
          <w:rtl/>
          <w:lang w:bidi="ar-BH"/>
        </w:rPr>
        <w:t>‌</w:t>
      </w:r>
      <w:r w:rsidRPr="00115B51">
        <w:rPr>
          <w:sz w:val="24"/>
          <w:rtl/>
          <w:lang w:bidi="ar-BH"/>
        </w:rPr>
        <w:t>افزاری بوده که از پایگاه داده</w:t>
      </w:r>
      <w:r w:rsidR="00631A04">
        <w:rPr>
          <w:rFonts w:hint="cs"/>
          <w:b/>
          <w:bCs/>
          <w:sz w:val="28"/>
          <w:szCs w:val="28"/>
          <w:rtl/>
          <w:lang w:bidi="ar-BH"/>
        </w:rPr>
        <w:t xml:space="preserve"> </w:t>
      </w:r>
      <w:r w:rsidR="0034613F" w:rsidRPr="00414834">
        <w:rPr>
          <w:sz w:val="24"/>
          <w:lang w:val="en-US" w:bidi="ar-BH"/>
        </w:rPr>
        <w:t>MySQL</w:t>
      </w:r>
      <w:r w:rsidR="00631A04">
        <w:rPr>
          <w:rFonts w:hint="cs"/>
          <w:b/>
          <w:bCs/>
          <w:sz w:val="28"/>
          <w:szCs w:val="28"/>
          <w:rtl/>
          <w:lang w:bidi="ar-BH"/>
        </w:rPr>
        <w:t xml:space="preserve"> </w:t>
      </w:r>
      <w:r w:rsidRPr="00115B51">
        <w:rPr>
          <w:sz w:val="24"/>
          <w:rtl/>
          <w:lang w:bidi="ar-BH"/>
        </w:rPr>
        <w:t>استفاده می شود.</w:t>
      </w:r>
    </w:p>
    <w:p w14:paraId="56542DF8" w14:textId="3095A3BC" w:rsidR="00115B51" w:rsidRPr="00115B51" w:rsidRDefault="00115B51" w:rsidP="00781EAA">
      <w:pPr>
        <w:spacing w:line="360" w:lineRule="auto"/>
        <w:rPr>
          <w:sz w:val="24"/>
          <w:rtl/>
          <w:lang w:bidi="ar-BH"/>
        </w:rPr>
      </w:pPr>
      <w:r w:rsidRPr="00115B51">
        <w:rPr>
          <w:sz w:val="24"/>
          <w:rtl/>
          <w:lang w:bidi="ar-BH"/>
        </w:rPr>
        <w:t>برای چت و نظر سنجی</w:t>
      </w:r>
      <w:r w:rsidR="00414834">
        <w:rPr>
          <w:rFonts w:hint="cs"/>
          <w:sz w:val="24"/>
          <w:rtl/>
          <w:lang w:bidi="ar-BH"/>
        </w:rPr>
        <w:t xml:space="preserve"> از کتابخانه‌ی </w:t>
      </w:r>
      <w:r w:rsidR="00414834">
        <w:rPr>
          <w:sz w:val="24"/>
          <w:lang w:val="en-US" w:bidi="ar-BH"/>
        </w:rPr>
        <w:t>Socket.io</w:t>
      </w:r>
      <w:r w:rsidRPr="00115B51">
        <w:rPr>
          <w:sz w:val="24"/>
          <w:rtl/>
          <w:lang w:bidi="ar-BH"/>
        </w:rPr>
        <w:t xml:space="preserve"> </w:t>
      </w:r>
      <w:r w:rsidR="00414834">
        <w:rPr>
          <w:rFonts w:hint="cs"/>
          <w:sz w:val="24"/>
          <w:rtl/>
          <w:lang w:bidi="ar-BH"/>
        </w:rPr>
        <w:t>استفاده می شود.</w:t>
      </w:r>
    </w:p>
    <w:p w14:paraId="7674622D" w14:textId="1B97690A" w:rsidR="00115B51" w:rsidRPr="004B51C0" w:rsidRDefault="00115B51" w:rsidP="005C4DBE">
      <w:pPr>
        <w:pStyle w:val="Heading4"/>
        <w:numPr>
          <w:ilvl w:val="0"/>
          <w:numId w:val="32"/>
        </w:numPr>
        <w:rPr>
          <w:b w:val="0"/>
          <w:bCs/>
          <w:i w:val="0"/>
          <w:iCs w:val="0"/>
          <w:rtl/>
          <w:lang w:bidi="ar-BH"/>
        </w:rPr>
      </w:pPr>
      <w:r w:rsidRPr="004B51C0">
        <w:rPr>
          <w:b w:val="0"/>
          <w:bCs/>
          <w:i w:val="0"/>
          <w:iCs w:val="0"/>
          <w:rtl/>
          <w:lang w:bidi="ar-BH"/>
        </w:rPr>
        <w:t>واسط</w:t>
      </w:r>
      <w:r w:rsidR="0042652A" w:rsidRPr="004B51C0">
        <w:rPr>
          <w:rFonts w:hint="cs"/>
          <w:b w:val="0"/>
          <w:bCs/>
          <w:i w:val="0"/>
          <w:iCs w:val="0"/>
          <w:rtl/>
          <w:lang w:bidi="ar-BH"/>
        </w:rPr>
        <w:t>‌</w:t>
      </w:r>
      <w:r w:rsidRPr="004B51C0">
        <w:rPr>
          <w:b w:val="0"/>
          <w:bCs/>
          <w:i w:val="0"/>
          <w:iCs w:val="0"/>
          <w:rtl/>
          <w:lang w:bidi="ar-BH"/>
        </w:rPr>
        <w:t>های ارتباطی</w:t>
      </w:r>
    </w:p>
    <w:p w14:paraId="69E74571" w14:textId="73393AAF" w:rsidR="00115B51" w:rsidRPr="00115B51" w:rsidRDefault="00115B51" w:rsidP="00781EAA">
      <w:pPr>
        <w:spacing w:line="360" w:lineRule="auto"/>
        <w:rPr>
          <w:sz w:val="24"/>
          <w:rtl/>
          <w:lang w:bidi="ar-BH"/>
        </w:rPr>
      </w:pPr>
      <w:r w:rsidRPr="00115B51">
        <w:rPr>
          <w:sz w:val="24"/>
          <w:rtl/>
          <w:lang w:bidi="ar-BH"/>
        </w:rPr>
        <w:t>سامانه روی سرورهای دانشگاه استقرار یافته و از طریق تارنمای مربوط به سامانه گلستان قابل دسترسی است.</w:t>
      </w:r>
      <w:r w:rsidR="00120B4A">
        <w:rPr>
          <w:rFonts w:hint="cs"/>
          <w:sz w:val="24"/>
          <w:rtl/>
          <w:lang w:bidi="ar-BH"/>
        </w:rPr>
        <w:t xml:space="preserve"> </w:t>
      </w:r>
      <w:r w:rsidRPr="00115B51">
        <w:rPr>
          <w:sz w:val="24"/>
          <w:rtl/>
          <w:lang w:bidi="ar-BH"/>
        </w:rPr>
        <w:t>(در واقع سامانه یکی از پنل های سامانه گلستان خواهد بود</w:t>
      </w:r>
      <w:r w:rsidR="00160573">
        <w:rPr>
          <w:rFonts w:hint="cs"/>
          <w:sz w:val="24"/>
          <w:rtl/>
          <w:lang w:bidi="ar-BH"/>
        </w:rPr>
        <w:t>؛</w:t>
      </w:r>
      <w:r w:rsidRPr="00115B51">
        <w:rPr>
          <w:sz w:val="24"/>
          <w:rtl/>
          <w:lang w:bidi="ar-BH"/>
        </w:rPr>
        <w:t xml:space="preserve"> این کار جهت </w:t>
      </w:r>
      <w:r w:rsidR="003859DB">
        <w:rPr>
          <w:rFonts w:hint="cs"/>
          <w:sz w:val="24"/>
          <w:rtl/>
          <w:lang w:bidi="ar-BH"/>
        </w:rPr>
        <w:t>عدم</w:t>
      </w:r>
      <w:r w:rsidR="00FD48A9">
        <w:rPr>
          <w:rFonts w:hint="cs"/>
          <w:sz w:val="24"/>
          <w:rtl/>
          <w:lang w:bidi="ar-BH"/>
        </w:rPr>
        <w:t xml:space="preserve"> اعمال</w:t>
      </w:r>
      <w:r w:rsidRPr="00115B51">
        <w:rPr>
          <w:sz w:val="24"/>
          <w:rtl/>
          <w:lang w:bidi="ar-BH"/>
        </w:rPr>
        <w:t xml:space="preserve"> تغییر</w:t>
      </w:r>
      <w:r w:rsidR="003859DB">
        <w:rPr>
          <w:rFonts w:hint="cs"/>
          <w:sz w:val="24"/>
          <w:rtl/>
          <w:lang w:bidi="ar-BH"/>
        </w:rPr>
        <w:t>ات زیاد</w:t>
      </w:r>
      <w:r w:rsidRPr="00115B51">
        <w:rPr>
          <w:sz w:val="24"/>
          <w:rtl/>
          <w:lang w:bidi="ar-BH"/>
        </w:rPr>
        <w:t xml:space="preserve"> در سیستم کلی آموزشی دانشگاه صورت گرفته است</w:t>
      </w:r>
      <w:r w:rsidR="00120B4A">
        <w:rPr>
          <w:rFonts w:hint="cs"/>
          <w:sz w:val="24"/>
          <w:rtl/>
          <w:lang w:bidi="ar-BH"/>
        </w:rPr>
        <w:t>.</w:t>
      </w:r>
      <w:r w:rsidRPr="00115B51">
        <w:rPr>
          <w:sz w:val="24"/>
          <w:rtl/>
          <w:lang w:bidi="ar-BH"/>
        </w:rPr>
        <w:t>)</w:t>
      </w:r>
    </w:p>
    <w:p w14:paraId="685FEBDF" w14:textId="0E9F0724" w:rsidR="00115B51" w:rsidRPr="00115B51" w:rsidRDefault="00115B51" w:rsidP="00781EAA">
      <w:pPr>
        <w:spacing w:line="360" w:lineRule="auto"/>
        <w:rPr>
          <w:sz w:val="24"/>
          <w:rtl/>
          <w:lang w:bidi="ar-BH"/>
        </w:rPr>
      </w:pPr>
      <w:r w:rsidRPr="00115B51">
        <w:rPr>
          <w:sz w:val="24"/>
          <w:rtl/>
          <w:lang w:bidi="ar-BH"/>
        </w:rPr>
        <w:t>وب اپلیکیشن سامانه نیز از طریق سایت سامانه قابل دانلود</w:t>
      </w:r>
      <w:r w:rsidR="002556D3">
        <w:rPr>
          <w:rFonts w:hint="cs"/>
          <w:sz w:val="24"/>
          <w:rtl/>
          <w:lang w:bidi="ar-BH"/>
        </w:rPr>
        <w:t xml:space="preserve"> است و</w:t>
      </w:r>
      <w:r w:rsidRPr="00115B51">
        <w:rPr>
          <w:sz w:val="24"/>
          <w:rtl/>
          <w:lang w:bidi="ar-BH"/>
        </w:rPr>
        <w:t xml:space="preserve"> برای </w:t>
      </w:r>
      <w:r w:rsidR="002556D3">
        <w:rPr>
          <w:rFonts w:hint="cs"/>
          <w:sz w:val="24"/>
          <w:rtl/>
          <w:lang w:bidi="ar-BH"/>
        </w:rPr>
        <w:t xml:space="preserve">قابل </w:t>
      </w:r>
      <w:r w:rsidRPr="00115B51">
        <w:rPr>
          <w:sz w:val="24"/>
          <w:rtl/>
          <w:lang w:bidi="ar-BH"/>
        </w:rPr>
        <w:t xml:space="preserve">اجرا روی هر </w:t>
      </w:r>
      <w:r w:rsidR="00774FB9">
        <w:rPr>
          <w:rFonts w:hint="cs"/>
          <w:sz w:val="24"/>
          <w:rtl/>
          <w:lang w:bidi="ar-BH"/>
        </w:rPr>
        <w:t>سکویی</w:t>
      </w:r>
      <w:r w:rsidRPr="00115B51">
        <w:rPr>
          <w:sz w:val="24"/>
          <w:rtl/>
          <w:lang w:bidi="ar-BH"/>
        </w:rPr>
        <w:t xml:space="preserve"> می باشد.</w:t>
      </w:r>
    </w:p>
    <w:p w14:paraId="42E8B276" w14:textId="3883D58F" w:rsidR="00115B51" w:rsidRPr="00115B51" w:rsidRDefault="00115B51" w:rsidP="00781EAA">
      <w:pPr>
        <w:spacing w:line="360" w:lineRule="auto"/>
        <w:rPr>
          <w:sz w:val="24"/>
          <w:rtl/>
          <w:lang w:bidi="ar-BH"/>
        </w:rPr>
      </w:pPr>
      <w:r w:rsidRPr="00115B51">
        <w:rPr>
          <w:sz w:val="24"/>
          <w:rtl/>
          <w:lang w:bidi="ar-BH"/>
        </w:rPr>
        <w:t>همچنین ارتباط سامانه با سایر بخش</w:t>
      </w:r>
      <w:r w:rsidR="0013096A">
        <w:rPr>
          <w:rFonts w:hint="cs"/>
          <w:sz w:val="24"/>
          <w:rtl/>
          <w:lang w:bidi="ar-BH"/>
        </w:rPr>
        <w:t>‌</w:t>
      </w:r>
      <w:r w:rsidRPr="00115B51">
        <w:rPr>
          <w:sz w:val="24"/>
          <w:rtl/>
          <w:lang w:bidi="ar-BH"/>
        </w:rPr>
        <w:t>ها و سیستم</w:t>
      </w:r>
      <w:r w:rsidR="00D65B52">
        <w:rPr>
          <w:rFonts w:hint="cs"/>
          <w:sz w:val="24"/>
          <w:rtl/>
          <w:lang w:bidi="ar-BH"/>
        </w:rPr>
        <w:t>‌</w:t>
      </w:r>
      <w:r w:rsidRPr="00115B51">
        <w:rPr>
          <w:sz w:val="24"/>
          <w:rtl/>
          <w:lang w:bidi="ar-BH"/>
        </w:rPr>
        <w:t>های دیگر آموزشی در بخش واسط</w:t>
      </w:r>
      <w:r w:rsidR="003B1C03">
        <w:rPr>
          <w:rFonts w:hint="cs"/>
          <w:sz w:val="24"/>
          <w:rtl/>
          <w:lang w:bidi="ar-BH"/>
        </w:rPr>
        <w:t>‌</w:t>
      </w:r>
      <w:r w:rsidRPr="00115B51">
        <w:rPr>
          <w:sz w:val="24"/>
          <w:rtl/>
          <w:lang w:bidi="ar-BH"/>
        </w:rPr>
        <w:t>های سیستم به طور کامل توضیح داده شده است.</w:t>
      </w:r>
    </w:p>
    <w:p w14:paraId="74133AA5" w14:textId="0BD0CC08" w:rsidR="00115B51" w:rsidRPr="004B51C0" w:rsidRDefault="00115B51" w:rsidP="005C4DBE">
      <w:pPr>
        <w:pStyle w:val="Heading4"/>
        <w:numPr>
          <w:ilvl w:val="0"/>
          <w:numId w:val="32"/>
        </w:numPr>
        <w:rPr>
          <w:b w:val="0"/>
          <w:bCs/>
          <w:i w:val="0"/>
          <w:iCs w:val="0"/>
          <w:lang w:bidi="ar-BH"/>
        </w:rPr>
      </w:pPr>
      <w:r w:rsidRPr="004B51C0">
        <w:rPr>
          <w:b w:val="0"/>
          <w:bCs/>
          <w:i w:val="0"/>
          <w:iCs w:val="0"/>
          <w:rtl/>
          <w:lang w:bidi="ar-BH"/>
        </w:rPr>
        <w:t>واسط</w:t>
      </w:r>
      <w:r w:rsidR="004B3DA0" w:rsidRPr="004B51C0">
        <w:rPr>
          <w:rFonts w:hint="cs"/>
          <w:b w:val="0"/>
          <w:bCs/>
          <w:i w:val="0"/>
          <w:iCs w:val="0"/>
          <w:rtl/>
          <w:lang w:bidi="ar-BH"/>
        </w:rPr>
        <w:t>‌</w:t>
      </w:r>
      <w:r w:rsidRPr="004B51C0">
        <w:rPr>
          <w:b w:val="0"/>
          <w:bCs/>
          <w:i w:val="0"/>
          <w:iCs w:val="0"/>
          <w:rtl/>
          <w:lang w:bidi="ar-BH"/>
        </w:rPr>
        <w:t>های حافظه</w:t>
      </w:r>
    </w:p>
    <w:p w14:paraId="6C03E337" w14:textId="343CA398" w:rsidR="00554CBD" w:rsidRDefault="00D93BB9" w:rsidP="00A97665">
      <w:pPr>
        <w:spacing w:line="360" w:lineRule="auto"/>
        <w:rPr>
          <w:lang w:val="en-US"/>
        </w:rPr>
      </w:pPr>
      <w:r>
        <w:rPr>
          <w:rFonts w:hint="cs"/>
          <w:rtl/>
          <w:lang w:bidi="ar-BH"/>
        </w:rPr>
        <w:t xml:space="preserve">سامانه ساوا برای ذخیره و بازیابی سریع‌تر اطلاعات دانشجویان نیاز به حافظه‌ی جانبی </w:t>
      </w:r>
      <w:r>
        <w:rPr>
          <w:lang w:val="en-US" w:bidi="ar-BH"/>
        </w:rPr>
        <w:t>SSD</w:t>
      </w:r>
      <w:r>
        <w:rPr>
          <w:rFonts w:hint="cs"/>
          <w:rtl/>
          <w:lang w:val="en-US"/>
        </w:rPr>
        <w:t xml:space="preserve"> دارد.</w:t>
      </w:r>
      <w:r w:rsidR="00D55C05">
        <w:rPr>
          <w:rFonts w:hint="cs"/>
          <w:rtl/>
          <w:lang w:val="en-US"/>
        </w:rPr>
        <w:t xml:space="preserve"> </w:t>
      </w:r>
      <w:r>
        <w:rPr>
          <w:rFonts w:hint="cs"/>
          <w:rtl/>
          <w:lang w:val="en-US"/>
        </w:rPr>
        <w:t xml:space="preserve">چون سامانه ساوا نیاز به نوشتن و خواندن با سرعت زیاد دارد، این نوع حافظه بسیار مناسب‌تر از حافظه های </w:t>
      </w:r>
      <w:r>
        <w:rPr>
          <w:lang w:val="en-US"/>
        </w:rPr>
        <w:t>HDD</w:t>
      </w:r>
      <w:r>
        <w:rPr>
          <w:rFonts w:hint="cs"/>
          <w:rtl/>
          <w:lang w:val="en-US"/>
        </w:rPr>
        <w:t xml:space="preserve"> می باشد.</w:t>
      </w:r>
    </w:p>
    <w:p w14:paraId="031A593B" w14:textId="7912D103" w:rsidR="00F7573C" w:rsidRPr="00D93BB9" w:rsidRDefault="00F7573C" w:rsidP="00A97665">
      <w:pPr>
        <w:spacing w:line="360" w:lineRule="auto"/>
        <w:rPr>
          <w:rtl/>
          <w:lang w:val="en-US"/>
        </w:rPr>
      </w:pPr>
      <w:r>
        <w:rPr>
          <w:rFonts w:hint="cs"/>
          <w:rtl/>
          <w:lang w:val="en-US"/>
        </w:rPr>
        <w:t xml:space="preserve">هر </w:t>
      </w:r>
      <w:r w:rsidR="00B51FC3">
        <w:rPr>
          <w:rFonts w:hint="cs"/>
          <w:rtl/>
          <w:lang w:val="en-US"/>
        </w:rPr>
        <w:t>چه</w:t>
      </w:r>
      <w:r>
        <w:rPr>
          <w:rFonts w:hint="cs"/>
          <w:rtl/>
          <w:lang w:val="en-US"/>
        </w:rPr>
        <w:t xml:space="preserve"> حافظه رم زیادتری برای این سیستم در نظر بگیریم، سرعت انجام و پردازش عملیات هایی نظیر انتخاب</w:t>
      </w:r>
      <w:r w:rsidR="00C07E8F">
        <w:rPr>
          <w:rFonts w:hint="cs"/>
          <w:rtl/>
          <w:lang w:val="en-US"/>
        </w:rPr>
        <w:t xml:space="preserve"> واح</w:t>
      </w:r>
      <w:r w:rsidR="00E8455D">
        <w:rPr>
          <w:rFonts w:hint="cs"/>
          <w:rtl/>
          <w:lang w:val="en-US"/>
        </w:rPr>
        <w:t>د که عملیات‌های همزمان</w:t>
      </w:r>
      <w:r>
        <w:rPr>
          <w:rFonts w:hint="cs"/>
          <w:rtl/>
          <w:lang w:val="en-US"/>
        </w:rPr>
        <w:t xml:space="preserve"> بسیار بیشتر خواهد بود.</w:t>
      </w:r>
    </w:p>
    <w:p w14:paraId="2C89D666" w14:textId="58F507ED" w:rsidR="00115B51" w:rsidRPr="004B51C0" w:rsidRDefault="00115B51" w:rsidP="005C4DBE">
      <w:pPr>
        <w:pStyle w:val="Heading4"/>
        <w:numPr>
          <w:ilvl w:val="0"/>
          <w:numId w:val="32"/>
        </w:numPr>
        <w:rPr>
          <w:b w:val="0"/>
          <w:bCs/>
          <w:i w:val="0"/>
          <w:iCs w:val="0"/>
          <w:rtl/>
          <w:lang w:bidi="ar-BH"/>
        </w:rPr>
      </w:pPr>
      <w:r w:rsidRPr="004B51C0">
        <w:rPr>
          <w:b w:val="0"/>
          <w:bCs/>
          <w:i w:val="0"/>
          <w:iCs w:val="0"/>
          <w:rtl/>
          <w:lang w:bidi="ar-BH"/>
        </w:rPr>
        <w:t>واسط</w:t>
      </w:r>
      <w:r w:rsidR="00B3779B" w:rsidRPr="004B51C0">
        <w:rPr>
          <w:rFonts w:hint="cs"/>
          <w:b w:val="0"/>
          <w:bCs/>
          <w:i w:val="0"/>
          <w:iCs w:val="0"/>
          <w:rtl/>
          <w:lang w:bidi="ar-BH"/>
        </w:rPr>
        <w:t>‌</w:t>
      </w:r>
      <w:r w:rsidRPr="004B51C0">
        <w:rPr>
          <w:b w:val="0"/>
          <w:bCs/>
          <w:i w:val="0"/>
          <w:iCs w:val="0"/>
          <w:rtl/>
          <w:lang w:bidi="ar-BH"/>
        </w:rPr>
        <w:t xml:space="preserve">های عملیات </w:t>
      </w:r>
    </w:p>
    <w:p w14:paraId="3EF2D6A1" w14:textId="3ADC1693" w:rsidR="00115B51" w:rsidRPr="00115B51" w:rsidRDefault="00115B51" w:rsidP="00781EAA">
      <w:pPr>
        <w:spacing w:line="360" w:lineRule="auto"/>
        <w:rPr>
          <w:sz w:val="24"/>
          <w:rtl/>
          <w:lang w:bidi="ar-BH"/>
        </w:rPr>
      </w:pPr>
      <w:r w:rsidRPr="00115B51">
        <w:rPr>
          <w:sz w:val="24"/>
          <w:rtl/>
          <w:lang w:bidi="ar-BH"/>
        </w:rPr>
        <w:t xml:space="preserve">اطلاعات دروس ارائه شده </w:t>
      </w:r>
      <w:r w:rsidR="00032364">
        <w:rPr>
          <w:rFonts w:hint="cs"/>
          <w:sz w:val="24"/>
          <w:rtl/>
          <w:lang w:bidi="ar-BH"/>
        </w:rPr>
        <w:t xml:space="preserve">به واسطه پایگاه داده </w:t>
      </w:r>
      <w:r w:rsidRPr="00115B51">
        <w:rPr>
          <w:sz w:val="24"/>
          <w:rtl/>
          <w:lang w:bidi="ar-BH"/>
        </w:rPr>
        <w:t>به وب اپلیکیشن سامانه ما داده شده و همچنین نتایج آن نیز پس از تایید دستی مس</w:t>
      </w:r>
      <w:r w:rsidR="00FB5C4A">
        <w:rPr>
          <w:sz w:val="24"/>
          <w:rtl/>
          <w:lang w:bidi="ar-BH"/>
        </w:rPr>
        <w:t>ئ</w:t>
      </w:r>
      <w:r w:rsidRPr="00115B51">
        <w:rPr>
          <w:sz w:val="24"/>
          <w:rtl/>
          <w:lang w:bidi="ar-BH"/>
        </w:rPr>
        <w:t>ول آموزشی به صورت خودکار در پایگاه داده ذخیره می شود.</w:t>
      </w:r>
    </w:p>
    <w:p w14:paraId="0520B496" w14:textId="051DAB23" w:rsidR="00115B51" w:rsidRPr="00115B51" w:rsidRDefault="00115B51" w:rsidP="00781EAA">
      <w:pPr>
        <w:spacing w:line="360" w:lineRule="auto"/>
        <w:rPr>
          <w:sz w:val="24"/>
          <w:rtl/>
          <w:lang w:bidi="ar-BH"/>
        </w:rPr>
      </w:pPr>
      <w:r w:rsidRPr="00115B51">
        <w:rPr>
          <w:sz w:val="24"/>
          <w:rtl/>
          <w:lang w:bidi="ar-BH"/>
        </w:rPr>
        <w:t>اطلاعات ثبت نام مقدماتی نیز به صورت خودکار به مس</w:t>
      </w:r>
      <w:r w:rsidR="006E757F">
        <w:rPr>
          <w:rFonts w:hint="cs"/>
          <w:sz w:val="24"/>
          <w:rtl/>
          <w:lang w:bidi="ar-BH"/>
        </w:rPr>
        <w:t>ئو</w:t>
      </w:r>
      <w:r w:rsidRPr="00115B51">
        <w:rPr>
          <w:sz w:val="24"/>
          <w:rtl/>
          <w:lang w:bidi="ar-BH"/>
        </w:rPr>
        <w:t>لین آموزشی دانشکده</w:t>
      </w:r>
      <w:r w:rsidR="008C4CEC">
        <w:rPr>
          <w:rFonts w:hint="cs"/>
          <w:sz w:val="24"/>
          <w:rtl/>
          <w:lang w:bidi="ar-BH"/>
        </w:rPr>
        <w:t>‌</w:t>
      </w:r>
      <w:r w:rsidRPr="00115B51">
        <w:rPr>
          <w:sz w:val="24"/>
          <w:rtl/>
          <w:lang w:bidi="ar-BH"/>
        </w:rPr>
        <w:t>ها داده شده و بر</w:t>
      </w:r>
      <w:r w:rsidR="00781EAA">
        <w:rPr>
          <w:rFonts w:hint="cs"/>
          <w:sz w:val="24"/>
          <w:rtl/>
        </w:rPr>
        <w:t>ر</w:t>
      </w:r>
      <w:r w:rsidRPr="00115B51">
        <w:rPr>
          <w:sz w:val="24"/>
          <w:rtl/>
          <w:lang w:bidi="ar-BH"/>
        </w:rPr>
        <w:t>سی اطلاعات آن ها به صورت دستی انجام شده و دروس ارائه شده برای هر ترم بصورت دستی توسط مدیر سطح یک به پایگاه داده</w:t>
      </w:r>
      <w:r w:rsidR="00FC0790">
        <w:rPr>
          <w:rFonts w:hint="cs"/>
          <w:sz w:val="24"/>
          <w:rtl/>
          <w:lang w:bidi="ar-BH"/>
        </w:rPr>
        <w:t>‌</w:t>
      </w:r>
      <w:r w:rsidR="002F4B8F">
        <w:rPr>
          <w:rFonts w:hint="cs"/>
          <w:sz w:val="24"/>
          <w:rtl/>
          <w:lang w:bidi="ar-BH"/>
        </w:rPr>
        <w:t>ها</w:t>
      </w:r>
      <w:r w:rsidRPr="00115B51">
        <w:rPr>
          <w:sz w:val="24"/>
          <w:rtl/>
          <w:lang w:bidi="ar-BH"/>
        </w:rPr>
        <w:t>، داده می</w:t>
      </w:r>
      <w:r w:rsidR="00AF3B0B">
        <w:rPr>
          <w:rFonts w:hint="cs"/>
          <w:sz w:val="24"/>
          <w:rtl/>
          <w:lang w:bidi="ar-BH"/>
        </w:rPr>
        <w:t>‌</w:t>
      </w:r>
      <w:r w:rsidRPr="00115B51">
        <w:rPr>
          <w:sz w:val="24"/>
          <w:rtl/>
          <w:lang w:bidi="ar-BH"/>
        </w:rPr>
        <w:t>شود.</w:t>
      </w:r>
    </w:p>
    <w:p w14:paraId="52BC86A7" w14:textId="49862905" w:rsidR="00115B51" w:rsidRDefault="00115B51" w:rsidP="00781EAA">
      <w:pPr>
        <w:spacing w:line="360" w:lineRule="auto"/>
        <w:rPr>
          <w:sz w:val="24"/>
          <w:rtl/>
          <w:lang w:bidi="ar-BH"/>
        </w:rPr>
      </w:pPr>
      <w:r w:rsidRPr="00115B51">
        <w:rPr>
          <w:sz w:val="24"/>
          <w:rtl/>
          <w:lang w:bidi="ar-BH"/>
        </w:rPr>
        <w:lastRenderedPageBreak/>
        <w:t xml:space="preserve">با توجه به اینکه سامانه روی سرورهای دانشگاه بوده، بکاپ آن نیز روی همان سرور ها بوده و تا قبل از فرایند انتخاب واحد بصورت </w:t>
      </w:r>
      <w:r w:rsidR="008849E5">
        <w:rPr>
          <w:rFonts w:hint="cs"/>
          <w:sz w:val="24"/>
          <w:rtl/>
          <w:lang w:bidi="ar-BH"/>
        </w:rPr>
        <w:t>هفتگی</w:t>
      </w:r>
      <w:r w:rsidRPr="00115B51">
        <w:rPr>
          <w:sz w:val="24"/>
          <w:rtl/>
          <w:lang w:bidi="ar-BH"/>
        </w:rPr>
        <w:t xml:space="preserve"> بکاپ </w:t>
      </w:r>
      <w:r w:rsidR="0039676C">
        <w:rPr>
          <w:rFonts w:hint="cs"/>
          <w:sz w:val="24"/>
          <w:rtl/>
          <w:lang w:bidi="ar-BH"/>
        </w:rPr>
        <w:t>گیری انجام می</w:t>
      </w:r>
      <w:r w:rsidR="008C7011">
        <w:rPr>
          <w:rFonts w:hint="cs"/>
          <w:sz w:val="24"/>
          <w:rtl/>
          <w:lang w:bidi="ar-BH"/>
        </w:rPr>
        <w:t>‌</w:t>
      </w:r>
      <w:r w:rsidR="0039676C">
        <w:rPr>
          <w:rFonts w:hint="cs"/>
          <w:sz w:val="24"/>
          <w:rtl/>
          <w:lang w:bidi="ar-BH"/>
        </w:rPr>
        <w:t>شود. همچنین در بازه زمانی انتخاب واحد</w:t>
      </w:r>
      <w:r w:rsidR="000904C7">
        <w:rPr>
          <w:rFonts w:hint="cs"/>
          <w:sz w:val="24"/>
          <w:rtl/>
          <w:lang w:bidi="ar-BH"/>
        </w:rPr>
        <w:t>‌</w:t>
      </w:r>
      <w:r w:rsidR="0039676C">
        <w:rPr>
          <w:rFonts w:hint="cs"/>
          <w:sz w:val="24"/>
          <w:rtl/>
          <w:lang w:bidi="ar-BH"/>
        </w:rPr>
        <w:t>ها، بکاپ گیری پس از اتمام زمان انتخاب واحد هر ورودی انجام می</w:t>
      </w:r>
      <w:r w:rsidR="00C47597">
        <w:rPr>
          <w:rFonts w:hint="cs"/>
          <w:sz w:val="24"/>
          <w:rtl/>
          <w:lang w:bidi="ar-BH"/>
        </w:rPr>
        <w:t>‌</w:t>
      </w:r>
      <w:r w:rsidR="0039676C">
        <w:rPr>
          <w:rFonts w:hint="cs"/>
          <w:sz w:val="24"/>
          <w:rtl/>
          <w:lang w:bidi="ar-BH"/>
        </w:rPr>
        <w:t>شود.</w:t>
      </w:r>
    </w:p>
    <w:p w14:paraId="0068A2C2" w14:textId="1FC8EB31" w:rsidR="00D161F4" w:rsidRPr="00115B51" w:rsidRDefault="00D161F4" w:rsidP="00781EAA">
      <w:pPr>
        <w:spacing w:line="360" w:lineRule="auto"/>
        <w:rPr>
          <w:sz w:val="24"/>
          <w:rtl/>
          <w:lang w:bidi="ar-BH"/>
        </w:rPr>
      </w:pPr>
      <w:r>
        <w:rPr>
          <w:rFonts w:hint="cs"/>
          <w:sz w:val="24"/>
          <w:rtl/>
          <w:lang w:bidi="ar-BH"/>
        </w:rPr>
        <w:t xml:space="preserve">اطلاعات انتخاب واحد باید برای حداکثر </w:t>
      </w:r>
      <w:r w:rsidR="00CE37C7">
        <w:rPr>
          <w:rFonts w:hint="cs"/>
          <w:sz w:val="24"/>
          <w:rtl/>
          <w:lang w:bidi="ar-BH"/>
        </w:rPr>
        <w:t>8</w:t>
      </w:r>
      <w:r>
        <w:rPr>
          <w:rFonts w:hint="cs"/>
          <w:sz w:val="24"/>
          <w:rtl/>
          <w:lang w:bidi="ar-BH"/>
        </w:rPr>
        <w:t xml:space="preserve"> سال روی سرور‌ها باقی بماند. </w:t>
      </w:r>
    </w:p>
    <w:p w14:paraId="3826CB1A" w14:textId="35480D16" w:rsidR="00115B51" w:rsidRPr="004B51C0" w:rsidRDefault="00115B51" w:rsidP="005C4DBE">
      <w:pPr>
        <w:pStyle w:val="Heading4"/>
        <w:numPr>
          <w:ilvl w:val="0"/>
          <w:numId w:val="32"/>
        </w:numPr>
        <w:rPr>
          <w:b w:val="0"/>
          <w:bCs/>
          <w:i w:val="0"/>
          <w:iCs w:val="0"/>
          <w:rtl/>
          <w:lang w:bidi="ar-BH"/>
        </w:rPr>
      </w:pPr>
      <w:r w:rsidRPr="004B51C0">
        <w:rPr>
          <w:b w:val="0"/>
          <w:bCs/>
          <w:i w:val="0"/>
          <w:iCs w:val="0"/>
          <w:rtl/>
          <w:lang w:bidi="ar-BH"/>
        </w:rPr>
        <w:t>نیازمندی</w:t>
      </w:r>
      <w:r w:rsidR="00EE5353" w:rsidRPr="004B51C0">
        <w:rPr>
          <w:rFonts w:hint="cs"/>
          <w:b w:val="0"/>
          <w:bCs/>
          <w:i w:val="0"/>
          <w:iCs w:val="0"/>
          <w:rtl/>
          <w:lang w:bidi="ar-BH"/>
        </w:rPr>
        <w:t>‌</w:t>
      </w:r>
      <w:r w:rsidRPr="004B51C0">
        <w:rPr>
          <w:b w:val="0"/>
          <w:bCs/>
          <w:i w:val="0"/>
          <w:iCs w:val="0"/>
          <w:rtl/>
          <w:lang w:bidi="ar-BH"/>
        </w:rPr>
        <w:t xml:space="preserve">های سازگاری با محیط نصب </w:t>
      </w:r>
    </w:p>
    <w:p w14:paraId="434A86D4" w14:textId="48584565" w:rsidR="00115B51" w:rsidRPr="00115B51" w:rsidRDefault="00115B51" w:rsidP="00781EAA">
      <w:pPr>
        <w:tabs>
          <w:tab w:val="left" w:pos="2400"/>
        </w:tabs>
        <w:spacing w:line="360" w:lineRule="auto"/>
        <w:rPr>
          <w:sz w:val="24"/>
          <w:rtl/>
          <w:lang w:bidi="ar-BH"/>
        </w:rPr>
      </w:pPr>
      <w:r w:rsidRPr="00115B51">
        <w:rPr>
          <w:sz w:val="24"/>
          <w:rtl/>
          <w:lang w:bidi="ar-BH"/>
        </w:rPr>
        <w:t xml:space="preserve"> وب اپلیکیشن سامانه قابلیت اجرا روی هر سیستم عامل و </w:t>
      </w:r>
      <w:r w:rsidR="000D7E81">
        <w:rPr>
          <w:rFonts w:hint="cs"/>
          <w:sz w:val="24"/>
          <w:rtl/>
          <w:lang w:bidi="ar-BH"/>
        </w:rPr>
        <w:t>سکویی</w:t>
      </w:r>
      <w:r w:rsidRPr="00115B51">
        <w:rPr>
          <w:sz w:val="24"/>
          <w:rtl/>
          <w:lang w:bidi="ar-BH"/>
        </w:rPr>
        <w:t xml:space="preserve"> را دارا بوده و حتی نیاز به نصب نیز ندارد.</w:t>
      </w:r>
    </w:p>
    <w:p w14:paraId="1D233973" w14:textId="77777777" w:rsidR="00115B51" w:rsidRPr="00115B51" w:rsidRDefault="00115B51" w:rsidP="00781EAA">
      <w:pPr>
        <w:tabs>
          <w:tab w:val="left" w:pos="2400"/>
        </w:tabs>
        <w:spacing w:line="360" w:lineRule="auto"/>
        <w:rPr>
          <w:sz w:val="24"/>
          <w:lang w:bidi="ar-BH"/>
        </w:rPr>
      </w:pPr>
      <w:r w:rsidRPr="00115B51">
        <w:rPr>
          <w:sz w:val="24"/>
          <w:rtl/>
          <w:lang w:bidi="ar-BH"/>
        </w:rPr>
        <w:t>سایت سامانه نیز فقط نیاز به مرورگر دارد.</w:t>
      </w:r>
    </w:p>
    <w:p w14:paraId="6B5FC0B9" w14:textId="4AB07687" w:rsidR="00115B51" w:rsidRPr="00115B51" w:rsidRDefault="00115B51" w:rsidP="00642770">
      <w:pPr>
        <w:pStyle w:val="Heading3"/>
        <w:numPr>
          <w:ilvl w:val="0"/>
          <w:numId w:val="25"/>
        </w:numPr>
      </w:pPr>
      <w:bookmarkStart w:id="23" w:name="_Toc59664205"/>
      <w:r w:rsidRPr="00115B51">
        <w:rPr>
          <w:rtl/>
        </w:rPr>
        <w:t>کارکرد محصول</w:t>
      </w:r>
      <w:bookmarkEnd w:id="23"/>
    </w:p>
    <w:p w14:paraId="53717224" w14:textId="68B4E57B" w:rsidR="00115B51" w:rsidRPr="00115B51" w:rsidRDefault="00115B51" w:rsidP="00781EAA">
      <w:pPr>
        <w:spacing w:line="360" w:lineRule="auto"/>
        <w:rPr>
          <w:sz w:val="24"/>
          <w:lang w:bidi="ar-BH"/>
        </w:rPr>
      </w:pPr>
      <w:r w:rsidRPr="00115B51">
        <w:rPr>
          <w:sz w:val="24"/>
          <w:rtl/>
          <w:lang w:bidi="ar-BH"/>
        </w:rPr>
        <w:t>سامانه ساوا برای بهبود در فرآیند انتخاب واحد طراحی شده که کارهایی نظیر برنامه ریزی درسی با توجه به دروس ارائه شده در هر لحظه، ارتباط با سایر دانشجویان جهت نظرسنجی، بحث و تبادل پیرامون دروس ارائه شده و اساتید ارائه</w:t>
      </w:r>
      <w:r w:rsidR="00A02F61">
        <w:rPr>
          <w:rFonts w:hint="cs"/>
          <w:sz w:val="24"/>
          <w:rtl/>
          <w:lang w:bidi="ar-BH"/>
        </w:rPr>
        <w:t>‌</w:t>
      </w:r>
      <w:r w:rsidRPr="00115B51">
        <w:rPr>
          <w:sz w:val="24"/>
          <w:rtl/>
          <w:lang w:bidi="ar-BH"/>
        </w:rPr>
        <w:t>دهنده آن، ثبت نام مقدماتی، انتخاب واحد و عملیات ترمیم و دریافت و انتقال گزارشات آموزشی را انجام می</w:t>
      </w:r>
      <w:r w:rsidR="009A7C83">
        <w:rPr>
          <w:rFonts w:hint="cs"/>
          <w:sz w:val="24"/>
          <w:rtl/>
          <w:lang w:bidi="ar-BH"/>
        </w:rPr>
        <w:t>‌</w:t>
      </w:r>
      <w:r w:rsidRPr="00115B51">
        <w:rPr>
          <w:sz w:val="24"/>
          <w:rtl/>
          <w:lang w:bidi="ar-BH"/>
        </w:rPr>
        <w:t>دهد.</w:t>
      </w:r>
    </w:p>
    <w:p w14:paraId="4234AF83" w14:textId="1F58188A" w:rsidR="00115B51" w:rsidRPr="00115B51" w:rsidRDefault="00115B51" w:rsidP="00642770">
      <w:pPr>
        <w:pStyle w:val="Heading3"/>
        <w:numPr>
          <w:ilvl w:val="0"/>
          <w:numId w:val="25"/>
        </w:numPr>
      </w:pPr>
      <w:bookmarkStart w:id="24" w:name="_Toc59664206"/>
      <w:r w:rsidRPr="00115B51">
        <w:rPr>
          <w:rtl/>
        </w:rPr>
        <w:t>مشخصات کاربر</w:t>
      </w:r>
      <w:bookmarkEnd w:id="24"/>
    </w:p>
    <w:p w14:paraId="7A3E05A9" w14:textId="32ADBCFA" w:rsidR="00115B51" w:rsidRPr="00115B51" w:rsidRDefault="00115B51" w:rsidP="00781EAA">
      <w:pPr>
        <w:spacing w:line="360" w:lineRule="auto"/>
        <w:rPr>
          <w:sz w:val="24"/>
          <w:rtl/>
        </w:rPr>
      </w:pPr>
      <w:r w:rsidRPr="00115B51">
        <w:rPr>
          <w:sz w:val="24"/>
          <w:rtl/>
          <w:lang w:bidi="ar-BH"/>
        </w:rPr>
        <w:t xml:space="preserve">سامانه ساوا </w:t>
      </w:r>
      <w:r w:rsidR="004F70C1">
        <w:rPr>
          <w:rFonts w:hint="cs"/>
          <w:sz w:val="24"/>
          <w:rtl/>
          <w:lang w:bidi="ar-BH"/>
        </w:rPr>
        <w:t>چهار</w:t>
      </w:r>
      <w:r w:rsidRPr="00115B51">
        <w:rPr>
          <w:sz w:val="24"/>
          <w:rtl/>
          <w:lang w:bidi="ar-BH"/>
        </w:rPr>
        <w:t xml:space="preserve"> نوع کاربر را دارا می</w:t>
      </w:r>
      <w:r w:rsidR="00E23402">
        <w:rPr>
          <w:rFonts w:hint="cs"/>
          <w:sz w:val="24"/>
          <w:rtl/>
          <w:lang w:bidi="ar-BH"/>
        </w:rPr>
        <w:t>‌</w:t>
      </w:r>
      <w:r w:rsidRPr="00115B51">
        <w:rPr>
          <w:sz w:val="24"/>
          <w:rtl/>
          <w:lang w:bidi="ar-BH"/>
        </w:rPr>
        <w:t>باشد:</w:t>
      </w:r>
      <w:r w:rsidR="00E23402">
        <w:rPr>
          <w:sz w:val="24"/>
          <w:lang w:bidi="ar-BH"/>
        </w:rPr>
        <w:t xml:space="preserve"> </w:t>
      </w:r>
    </w:p>
    <w:p w14:paraId="386C12C4" w14:textId="559732E9" w:rsidR="00115B51" w:rsidRDefault="00115B51" w:rsidP="005C4DBE">
      <w:pPr>
        <w:pStyle w:val="ListParagraph"/>
        <w:numPr>
          <w:ilvl w:val="0"/>
          <w:numId w:val="14"/>
        </w:numPr>
        <w:spacing w:after="160" w:line="360" w:lineRule="auto"/>
        <w:rPr>
          <w:sz w:val="24"/>
          <w:lang w:bidi="ar-BH"/>
        </w:rPr>
      </w:pPr>
      <w:r w:rsidRPr="00115B51">
        <w:rPr>
          <w:sz w:val="24"/>
          <w:rtl/>
          <w:lang w:bidi="ar-BH"/>
        </w:rPr>
        <w:t>دانشجویان: با توجه به دانشجو بودن داشتن مدرک دیپلم امری ضروری بوده</w:t>
      </w:r>
      <w:r w:rsidR="00710D05">
        <w:rPr>
          <w:rFonts w:hint="cs"/>
          <w:sz w:val="24"/>
          <w:rtl/>
          <w:lang w:bidi="ar-BH"/>
        </w:rPr>
        <w:t xml:space="preserve"> و</w:t>
      </w:r>
      <w:r w:rsidRPr="00115B51">
        <w:rPr>
          <w:sz w:val="24"/>
          <w:rtl/>
          <w:lang w:bidi="ar-BH"/>
        </w:rPr>
        <w:t xml:space="preserve"> همچنین آشنا بودن با فرآیند انتخاب واحد</w:t>
      </w:r>
      <w:r w:rsidR="00CB2BDC">
        <w:rPr>
          <w:rFonts w:hint="cs"/>
          <w:sz w:val="24"/>
          <w:rtl/>
          <w:lang w:bidi="ar-BH"/>
        </w:rPr>
        <w:t xml:space="preserve">، </w:t>
      </w:r>
      <w:r w:rsidRPr="00115B51">
        <w:rPr>
          <w:sz w:val="24"/>
          <w:rtl/>
          <w:lang w:bidi="ar-BH"/>
        </w:rPr>
        <w:t>رویه</w:t>
      </w:r>
      <w:r w:rsidR="00197ACC">
        <w:rPr>
          <w:rFonts w:hint="cs"/>
          <w:sz w:val="24"/>
          <w:rtl/>
          <w:lang w:bidi="ar-BH"/>
        </w:rPr>
        <w:t>‌</w:t>
      </w:r>
      <w:r w:rsidRPr="00115B51">
        <w:rPr>
          <w:sz w:val="24"/>
          <w:rtl/>
          <w:lang w:bidi="ar-BH"/>
        </w:rPr>
        <w:t>های آموزشی موردنیاز و آشنایی ب</w:t>
      </w:r>
      <w:r w:rsidR="00710D05">
        <w:rPr>
          <w:rFonts w:hint="cs"/>
          <w:sz w:val="24"/>
          <w:rtl/>
          <w:lang w:bidi="ar-BH"/>
        </w:rPr>
        <w:t>ا</w:t>
      </w:r>
      <w:r w:rsidRPr="00115B51">
        <w:rPr>
          <w:sz w:val="24"/>
          <w:rtl/>
          <w:lang w:bidi="ar-BH"/>
        </w:rPr>
        <w:t xml:space="preserve"> زبان فارسی نیز موردنیاز می</w:t>
      </w:r>
      <w:r w:rsidR="00710D05">
        <w:rPr>
          <w:rFonts w:hint="cs"/>
          <w:sz w:val="24"/>
          <w:rtl/>
          <w:lang w:bidi="ar-BH"/>
        </w:rPr>
        <w:t>‌</w:t>
      </w:r>
      <w:r w:rsidRPr="00115B51">
        <w:rPr>
          <w:sz w:val="24"/>
          <w:rtl/>
          <w:lang w:bidi="ar-BH"/>
        </w:rPr>
        <w:t>باشد.</w:t>
      </w:r>
    </w:p>
    <w:p w14:paraId="63C3A8C5" w14:textId="1ADF9D51" w:rsidR="00F30152" w:rsidRPr="00115B51" w:rsidRDefault="00F30152" w:rsidP="005C4DBE">
      <w:pPr>
        <w:pStyle w:val="ListParagraph"/>
        <w:numPr>
          <w:ilvl w:val="0"/>
          <w:numId w:val="14"/>
        </w:numPr>
        <w:spacing w:after="160" w:line="360" w:lineRule="auto"/>
        <w:rPr>
          <w:sz w:val="24"/>
          <w:lang w:bidi="ar-BH"/>
        </w:rPr>
      </w:pPr>
      <w:r>
        <w:rPr>
          <w:rFonts w:hint="cs"/>
          <w:sz w:val="24"/>
          <w:rtl/>
          <w:lang w:bidi="ar-BH"/>
        </w:rPr>
        <w:t xml:space="preserve">مهمان: مهمان در این سامانه می‌تواند وارد شود و به برنامه هفتگی برای خود ایجاد و تنظیم کند. همچنین کاربر امکان استخراج کردن این برنامه را دارد. در سامانه ساوا، کاربر مهمان با </w:t>
      </w:r>
      <w:r w:rsidR="00045C44">
        <w:rPr>
          <w:rFonts w:hint="cs"/>
          <w:sz w:val="24"/>
          <w:rtl/>
          <w:lang w:bidi="ar-BH"/>
        </w:rPr>
        <w:t>امضا (</w:t>
      </w:r>
      <w:r w:rsidR="00045C44">
        <w:rPr>
          <w:sz w:val="24"/>
          <w:lang w:val="en-US" w:bidi="ar-BH"/>
        </w:rPr>
        <w:t>Token</w:t>
      </w:r>
      <w:r w:rsidR="00045C44">
        <w:rPr>
          <w:rFonts w:hint="cs"/>
          <w:sz w:val="24"/>
          <w:rtl/>
          <w:lang w:val="en-US"/>
        </w:rPr>
        <w:t>)</w:t>
      </w:r>
      <w:r>
        <w:rPr>
          <w:rFonts w:hint="cs"/>
          <w:sz w:val="24"/>
          <w:rtl/>
          <w:lang w:bidi="ar-BH"/>
        </w:rPr>
        <w:t xml:space="preserve"> شناسایی می‌شود.</w:t>
      </w:r>
    </w:p>
    <w:p w14:paraId="2518B21C" w14:textId="493870CB" w:rsidR="00115B51" w:rsidRPr="00115B51" w:rsidRDefault="00115B51" w:rsidP="005C4DBE">
      <w:pPr>
        <w:pStyle w:val="ListParagraph"/>
        <w:numPr>
          <w:ilvl w:val="0"/>
          <w:numId w:val="14"/>
        </w:numPr>
        <w:spacing w:after="160" w:line="360" w:lineRule="auto"/>
        <w:rPr>
          <w:sz w:val="24"/>
          <w:lang w:bidi="ar-BH"/>
        </w:rPr>
      </w:pPr>
      <w:r w:rsidRPr="00115B51">
        <w:rPr>
          <w:sz w:val="24"/>
          <w:rtl/>
          <w:lang w:bidi="ar-BH"/>
        </w:rPr>
        <w:t>مدیر سطح دو: دارای حداقل مدرک لیسانس، داشتن پست آموزشی در دانشگاه و دانشکده مربوطه، آشنایی با کلیه فرآیند ها، قوانین و آیین</w:t>
      </w:r>
      <w:r w:rsidR="009523AA">
        <w:rPr>
          <w:rFonts w:hint="cs"/>
          <w:sz w:val="24"/>
          <w:rtl/>
          <w:lang w:bidi="ar-BH"/>
        </w:rPr>
        <w:t>‌</w:t>
      </w:r>
      <w:r w:rsidRPr="00115B51">
        <w:rPr>
          <w:sz w:val="24"/>
          <w:rtl/>
          <w:lang w:bidi="ar-BH"/>
        </w:rPr>
        <w:t>نام</w:t>
      </w:r>
      <w:r w:rsidR="009523AA">
        <w:rPr>
          <w:rFonts w:hint="cs"/>
          <w:sz w:val="24"/>
          <w:rtl/>
          <w:lang w:bidi="ar-BH"/>
        </w:rPr>
        <w:t>ه‌</w:t>
      </w:r>
      <w:r w:rsidRPr="00115B51">
        <w:rPr>
          <w:sz w:val="24"/>
          <w:rtl/>
          <w:lang w:bidi="ar-BH"/>
        </w:rPr>
        <w:t>های آموزشی دانشگاه و توانایی کار با ابزارهای رایانه</w:t>
      </w:r>
      <w:r w:rsidR="00A71E4F">
        <w:rPr>
          <w:rFonts w:hint="cs"/>
          <w:sz w:val="24"/>
          <w:rtl/>
          <w:lang w:bidi="ar-BH"/>
        </w:rPr>
        <w:t>‌</w:t>
      </w:r>
      <w:r w:rsidRPr="00115B51">
        <w:rPr>
          <w:sz w:val="24"/>
          <w:rtl/>
          <w:lang w:bidi="ar-BH"/>
        </w:rPr>
        <w:t>ای و آشنا به زبان فارسی از جمله نیازمندی</w:t>
      </w:r>
      <w:r w:rsidR="007D3566">
        <w:rPr>
          <w:rFonts w:hint="cs"/>
          <w:sz w:val="24"/>
          <w:rtl/>
          <w:lang w:bidi="ar-BH"/>
        </w:rPr>
        <w:t>‌</w:t>
      </w:r>
      <w:r w:rsidRPr="00115B51">
        <w:rPr>
          <w:sz w:val="24"/>
          <w:rtl/>
          <w:lang w:bidi="ar-BH"/>
        </w:rPr>
        <w:t>های این کاربر می</w:t>
      </w:r>
      <w:r w:rsidR="00130122">
        <w:rPr>
          <w:rFonts w:hint="cs"/>
          <w:sz w:val="24"/>
          <w:rtl/>
          <w:lang w:bidi="ar-BH"/>
        </w:rPr>
        <w:t>‌</w:t>
      </w:r>
      <w:r w:rsidRPr="00115B51">
        <w:rPr>
          <w:sz w:val="24"/>
          <w:rtl/>
          <w:lang w:bidi="ar-BH"/>
        </w:rPr>
        <w:t>باشد.</w:t>
      </w:r>
    </w:p>
    <w:p w14:paraId="3F75ABE5" w14:textId="2069EF5F" w:rsidR="00115B51" w:rsidRPr="00115B51" w:rsidRDefault="00115B51" w:rsidP="005C4DBE">
      <w:pPr>
        <w:pStyle w:val="ListParagraph"/>
        <w:numPr>
          <w:ilvl w:val="0"/>
          <w:numId w:val="14"/>
        </w:numPr>
        <w:spacing w:after="160" w:line="360" w:lineRule="auto"/>
        <w:rPr>
          <w:sz w:val="24"/>
          <w:lang w:bidi="ar-BH"/>
        </w:rPr>
      </w:pPr>
      <w:r w:rsidRPr="00115B51">
        <w:rPr>
          <w:sz w:val="24"/>
          <w:rtl/>
          <w:lang w:bidi="ar-BH"/>
        </w:rPr>
        <w:t>مدیر سطح یک: دارای حداقل مدرک لیسانس، تجربه کار با سامانه های دیگر، آشنایی ابتدایی به قوانین آموزشی و فرایند انتخاب واحد و همچنین شناخت مس</w:t>
      </w:r>
      <w:r w:rsidR="008C5E84">
        <w:rPr>
          <w:rFonts w:hint="cs"/>
          <w:sz w:val="24"/>
          <w:rtl/>
          <w:lang w:bidi="ar-BH"/>
        </w:rPr>
        <w:t>و</w:t>
      </w:r>
      <w:r w:rsidRPr="00115B51">
        <w:rPr>
          <w:sz w:val="24"/>
          <w:rtl/>
          <w:lang w:bidi="ar-BH"/>
        </w:rPr>
        <w:t>ولین آموزشی و وظایف آن</w:t>
      </w:r>
      <w:r w:rsidR="00A7656D">
        <w:rPr>
          <w:rFonts w:hint="cs"/>
          <w:sz w:val="24"/>
          <w:rtl/>
          <w:lang w:bidi="ar-BH"/>
        </w:rPr>
        <w:t>‌</w:t>
      </w:r>
      <w:r w:rsidRPr="00115B51">
        <w:rPr>
          <w:sz w:val="24"/>
          <w:rtl/>
          <w:lang w:bidi="ar-BH"/>
        </w:rPr>
        <w:t>ها از جمله نیازمندی های این کاربر می باشد.</w:t>
      </w:r>
    </w:p>
    <w:p w14:paraId="20505439" w14:textId="4274EE7E" w:rsidR="00115B51" w:rsidRPr="00115B51" w:rsidRDefault="00115B51" w:rsidP="00642770">
      <w:pPr>
        <w:pStyle w:val="Heading3"/>
        <w:numPr>
          <w:ilvl w:val="0"/>
          <w:numId w:val="25"/>
        </w:numPr>
      </w:pPr>
      <w:bookmarkStart w:id="25" w:name="_Toc59664207"/>
      <w:r w:rsidRPr="00115B51">
        <w:rPr>
          <w:rtl/>
        </w:rPr>
        <w:t>قیود</w:t>
      </w:r>
      <w:bookmarkEnd w:id="25"/>
    </w:p>
    <w:p w14:paraId="44BBD4FD" w14:textId="0D5176AD"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سامانه باید دارای سایت و همچنین وب</w:t>
      </w:r>
      <w:r w:rsidR="00C42474">
        <w:rPr>
          <w:rFonts w:hint="cs"/>
          <w:sz w:val="24"/>
          <w:rtl/>
          <w:lang w:bidi="ar-BH"/>
        </w:rPr>
        <w:t>‌</w:t>
      </w:r>
      <w:r w:rsidRPr="00781EAA">
        <w:rPr>
          <w:sz w:val="24"/>
          <w:rtl/>
          <w:lang w:bidi="ar-BH"/>
        </w:rPr>
        <w:t xml:space="preserve">اپلیکیشن باشد. </w:t>
      </w:r>
    </w:p>
    <w:p w14:paraId="74E6D648" w14:textId="7A2DC3C2"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lastRenderedPageBreak/>
        <w:t>سایت سامانه باید قابلیت اجرا روی همه</w:t>
      </w:r>
      <w:r w:rsidR="00E028A2">
        <w:rPr>
          <w:rFonts w:hint="cs"/>
          <w:sz w:val="24"/>
          <w:rtl/>
          <w:lang w:bidi="ar-BH"/>
        </w:rPr>
        <w:t>‌</w:t>
      </w:r>
      <w:r w:rsidRPr="00781EAA">
        <w:rPr>
          <w:sz w:val="24"/>
          <w:rtl/>
          <w:lang w:bidi="ar-BH"/>
        </w:rPr>
        <w:t>ی مرورگرهای مشهور را داشته باشد.</w:t>
      </w:r>
    </w:p>
    <w:p w14:paraId="5A1C6169" w14:textId="77777777"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واسط کاربری سامانه باید کاربر پسند بوده و کار با آن راحت باشد.</w:t>
      </w:r>
    </w:p>
    <w:p w14:paraId="0DD1E9B1" w14:textId="6BDB2BB6"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سامانه باید حداقل تغییر در سیستم آموزشی دانشگاه را داده و بصورت بخشی از سامانه گلستان پیاده</w:t>
      </w:r>
      <w:r w:rsidR="00094096">
        <w:rPr>
          <w:rFonts w:hint="cs"/>
          <w:sz w:val="24"/>
          <w:rtl/>
          <w:lang w:bidi="ar-BH"/>
        </w:rPr>
        <w:t>‌</w:t>
      </w:r>
      <w:r w:rsidRPr="00781EAA">
        <w:rPr>
          <w:sz w:val="24"/>
          <w:rtl/>
          <w:lang w:bidi="ar-BH"/>
        </w:rPr>
        <w:t>سازی شود.</w:t>
      </w:r>
    </w:p>
    <w:p w14:paraId="48FED808" w14:textId="287E4F99"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 xml:space="preserve">زمان طراحی این سامانه باید حداکثر </w:t>
      </w:r>
      <w:r w:rsidRPr="008A6EDB">
        <w:rPr>
          <w:sz w:val="24"/>
          <w:rtl/>
          <w:lang w:bidi="ar-BH"/>
        </w:rPr>
        <w:t>6 ماه و</w:t>
      </w:r>
      <w:r w:rsidRPr="00781EAA">
        <w:rPr>
          <w:sz w:val="24"/>
          <w:rtl/>
          <w:lang w:bidi="ar-BH"/>
        </w:rPr>
        <w:t xml:space="preserve"> توسعه نرم</w:t>
      </w:r>
      <w:r w:rsidR="008A26DE">
        <w:rPr>
          <w:rFonts w:hint="cs"/>
          <w:sz w:val="24"/>
          <w:rtl/>
          <w:lang w:bidi="ar-BH"/>
        </w:rPr>
        <w:t>‌</w:t>
      </w:r>
      <w:r w:rsidRPr="00781EAA">
        <w:rPr>
          <w:sz w:val="24"/>
          <w:rtl/>
          <w:lang w:bidi="ar-BH"/>
        </w:rPr>
        <w:t xml:space="preserve">افزاری آن </w:t>
      </w:r>
      <w:r w:rsidRPr="008A6EDB">
        <w:rPr>
          <w:sz w:val="24"/>
          <w:rtl/>
          <w:lang w:bidi="ar-BH"/>
        </w:rPr>
        <w:t>حداکثر 1</w:t>
      </w:r>
      <w:r w:rsidRPr="00781EAA">
        <w:rPr>
          <w:sz w:val="24"/>
          <w:rtl/>
          <w:lang w:bidi="ar-BH"/>
        </w:rPr>
        <w:t xml:space="preserve"> سال باشد.</w:t>
      </w:r>
    </w:p>
    <w:p w14:paraId="73B2959A" w14:textId="65141968"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تیم توسعه نرم</w:t>
      </w:r>
      <w:r w:rsidR="003E2983">
        <w:rPr>
          <w:rFonts w:hint="cs"/>
          <w:sz w:val="24"/>
          <w:rtl/>
          <w:lang w:bidi="ar-BH"/>
        </w:rPr>
        <w:t>‌</w:t>
      </w:r>
      <w:r w:rsidRPr="00781EAA">
        <w:rPr>
          <w:sz w:val="24"/>
          <w:rtl/>
          <w:lang w:bidi="ar-BH"/>
        </w:rPr>
        <w:t>افزاری باید داری تجربه توسعه سامانه</w:t>
      </w:r>
      <w:r w:rsidR="00491310">
        <w:rPr>
          <w:rFonts w:hint="cs"/>
          <w:sz w:val="24"/>
          <w:rtl/>
          <w:lang w:bidi="ar-BH"/>
        </w:rPr>
        <w:t>‌</w:t>
      </w:r>
      <w:r w:rsidRPr="00781EAA">
        <w:rPr>
          <w:sz w:val="24"/>
          <w:rtl/>
          <w:lang w:bidi="ar-BH"/>
        </w:rPr>
        <w:t>های دیگری را داشته باشند.</w:t>
      </w:r>
    </w:p>
    <w:p w14:paraId="252227F6" w14:textId="795388B4"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تیم توسعه و پیاده</w:t>
      </w:r>
      <w:r w:rsidR="003B285D">
        <w:rPr>
          <w:rFonts w:hint="cs"/>
          <w:sz w:val="24"/>
          <w:rtl/>
          <w:lang w:bidi="ar-BH"/>
        </w:rPr>
        <w:t>‌</w:t>
      </w:r>
      <w:r w:rsidRPr="00781EAA">
        <w:rPr>
          <w:sz w:val="24"/>
          <w:rtl/>
          <w:lang w:bidi="ar-BH"/>
        </w:rPr>
        <w:t>سازی سامانه باید تابعیت ایران داشته باشند.</w:t>
      </w:r>
    </w:p>
    <w:p w14:paraId="2A63DB50" w14:textId="681F715D"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تیم توسعه و پیاده</w:t>
      </w:r>
      <w:r w:rsidR="001E258E">
        <w:rPr>
          <w:rFonts w:hint="cs"/>
          <w:sz w:val="24"/>
          <w:rtl/>
          <w:lang w:bidi="ar-BH"/>
        </w:rPr>
        <w:t>‌</w:t>
      </w:r>
      <w:r w:rsidRPr="00781EAA">
        <w:rPr>
          <w:sz w:val="24"/>
          <w:rtl/>
          <w:lang w:bidi="ar-BH"/>
        </w:rPr>
        <w:t>سازی سامانه باید تضمین حقوقی برای انجام این کار بدهند.</w:t>
      </w:r>
    </w:p>
    <w:p w14:paraId="53E168D3" w14:textId="1AC32B66"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تیم توسعه و پیاده</w:t>
      </w:r>
      <w:r w:rsidR="001E258E">
        <w:rPr>
          <w:rFonts w:hint="cs"/>
          <w:sz w:val="24"/>
          <w:rtl/>
          <w:lang w:bidi="ar-BH"/>
        </w:rPr>
        <w:t>‌</w:t>
      </w:r>
      <w:r w:rsidRPr="00781EAA">
        <w:rPr>
          <w:sz w:val="24"/>
          <w:rtl/>
          <w:lang w:bidi="ar-BH"/>
        </w:rPr>
        <w:t>سازی باید تا حداقل یک</w:t>
      </w:r>
      <w:r w:rsidR="00066173">
        <w:rPr>
          <w:rFonts w:hint="cs"/>
          <w:sz w:val="24"/>
          <w:rtl/>
          <w:lang w:bidi="ar-BH"/>
        </w:rPr>
        <w:t xml:space="preserve"> </w:t>
      </w:r>
      <w:r w:rsidRPr="00781EAA">
        <w:rPr>
          <w:sz w:val="24"/>
          <w:rtl/>
          <w:lang w:bidi="ar-BH"/>
        </w:rPr>
        <w:t>سال پشتیبانی نرم</w:t>
      </w:r>
      <w:r w:rsidR="006D26E0">
        <w:rPr>
          <w:rFonts w:hint="cs"/>
          <w:sz w:val="24"/>
          <w:rtl/>
          <w:lang w:bidi="ar-BH"/>
        </w:rPr>
        <w:t>‌</w:t>
      </w:r>
      <w:r w:rsidRPr="00781EAA">
        <w:rPr>
          <w:sz w:val="24"/>
          <w:rtl/>
          <w:lang w:bidi="ar-BH"/>
        </w:rPr>
        <w:t xml:space="preserve">افزار را انجام داده و پس از آن در صورت عدم تمایل به ادامه </w:t>
      </w:r>
      <w:r w:rsidR="00A20B2B">
        <w:rPr>
          <w:rFonts w:hint="cs"/>
          <w:sz w:val="24"/>
          <w:rtl/>
          <w:lang w:bidi="ar-BH"/>
        </w:rPr>
        <w:t>پشتیبانی</w:t>
      </w:r>
      <w:r w:rsidRPr="00781EAA">
        <w:rPr>
          <w:sz w:val="24"/>
          <w:rtl/>
          <w:lang w:bidi="ar-BH"/>
        </w:rPr>
        <w:t xml:space="preserve"> باید </w:t>
      </w:r>
      <w:r w:rsidR="00C80C95">
        <w:rPr>
          <w:rFonts w:hint="cs"/>
          <w:sz w:val="24"/>
          <w:rtl/>
          <w:lang w:bidi="ar-BH"/>
        </w:rPr>
        <w:t>کدهای من</w:t>
      </w:r>
      <w:r w:rsidR="00C80C95">
        <w:rPr>
          <w:rFonts w:hint="cs"/>
          <w:sz w:val="24"/>
          <w:rtl/>
        </w:rPr>
        <w:t xml:space="preserve">بع </w:t>
      </w:r>
      <w:r w:rsidRPr="00781EAA">
        <w:rPr>
          <w:sz w:val="24"/>
          <w:rtl/>
          <w:lang w:bidi="ar-BH"/>
        </w:rPr>
        <w:t>و سایر اطلاعات موردنیاز را در اختیار مشتری قرار دهند.</w:t>
      </w:r>
    </w:p>
    <w:p w14:paraId="097F3B8D" w14:textId="205E656E" w:rsidR="00115B51" w:rsidRPr="00781EAA" w:rsidRDefault="00115B51" w:rsidP="00E52300">
      <w:pPr>
        <w:pStyle w:val="ListParagraph"/>
        <w:numPr>
          <w:ilvl w:val="0"/>
          <w:numId w:val="8"/>
        </w:numPr>
        <w:spacing w:line="360" w:lineRule="auto"/>
        <w:rPr>
          <w:sz w:val="24"/>
          <w:rtl/>
          <w:lang w:bidi="ar-BH"/>
        </w:rPr>
      </w:pPr>
      <w:r w:rsidRPr="00781EAA">
        <w:rPr>
          <w:sz w:val="24"/>
          <w:rtl/>
          <w:lang w:bidi="ar-BH"/>
        </w:rPr>
        <w:t>بودجه پیاده</w:t>
      </w:r>
      <w:r w:rsidR="00F834F4">
        <w:rPr>
          <w:rFonts w:hint="cs"/>
          <w:sz w:val="24"/>
          <w:rtl/>
          <w:lang w:bidi="ar-BH"/>
        </w:rPr>
        <w:t>‌</w:t>
      </w:r>
      <w:r w:rsidRPr="00781EAA">
        <w:rPr>
          <w:sz w:val="24"/>
          <w:rtl/>
          <w:lang w:bidi="ar-BH"/>
        </w:rPr>
        <w:t xml:space="preserve">سازی کلی سامانه باید </w:t>
      </w:r>
      <w:r w:rsidRPr="00795A8B">
        <w:rPr>
          <w:sz w:val="24"/>
          <w:rtl/>
          <w:lang w:bidi="ar-BH"/>
        </w:rPr>
        <w:t>حداکثر 300 میلیون</w:t>
      </w:r>
      <w:r w:rsidRPr="00781EAA">
        <w:rPr>
          <w:sz w:val="24"/>
          <w:rtl/>
          <w:lang w:bidi="ar-BH"/>
        </w:rPr>
        <w:t xml:space="preserve"> تومان باشد.</w:t>
      </w:r>
      <w:r w:rsidR="00795A8B">
        <w:rPr>
          <w:rFonts w:hint="cs"/>
          <w:sz w:val="24"/>
          <w:rtl/>
          <w:lang w:bidi="ar-BH"/>
        </w:rPr>
        <w:t xml:space="preserve"> </w:t>
      </w:r>
      <w:r w:rsidRPr="00781EAA">
        <w:rPr>
          <w:sz w:val="24"/>
          <w:rtl/>
          <w:lang w:bidi="ar-BH"/>
        </w:rPr>
        <w:t>با توجه به نوسان قیمت ارز، این مبلغ قابل ویرایش می</w:t>
      </w:r>
      <w:r w:rsidR="00FF440C">
        <w:rPr>
          <w:rFonts w:hint="cs"/>
          <w:sz w:val="24"/>
          <w:rtl/>
          <w:lang w:bidi="ar-BH"/>
        </w:rPr>
        <w:t>‌</w:t>
      </w:r>
      <w:r w:rsidRPr="00781EAA">
        <w:rPr>
          <w:sz w:val="24"/>
          <w:rtl/>
          <w:lang w:bidi="ar-BH"/>
        </w:rPr>
        <w:t>باشد.</w:t>
      </w:r>
    </w:p>
    <w:p w14:paraId="711C3BFA" w14:textId="30E21B20" w:rsidR="00115B51" w:rsidRPr="00115B51" w:rsidRDefault="00115B51" w:rsidP="00642770">
      <w:pPr>
        <w:pStyle w:val="Heading3"/>
        <w:numPr>
          <w:ilvl w:val="0"/>
          <w:numId w:val="25"/>
        </w:numPr>
      </w:pPr>
      <w:bookmarkStart w:id="26" w:name="_Toc59664208"/>
      <w:r w:rsidRPr="00115B51">
        <w:rPr>
          <w:rtl/>
        </w:rPr>
        <w:t>مفروضات و وابستگی ها</w:t>
      </w:r>
      <w:bookmarkEnd w:id="26"/>
    </w:p>
    <w:p w14:paraId="6335E905" w14:textId="497B1C6E" w:rsidR="00115B51" w:rsidRPr="00781EAA" w:rsidRDefault="00115B51" w:rsidP="00E52300">
      <w:pPr>
        <w:pStyle w:val="ListParagraph"/>
        <w:numPr>
          <w:ilvl w:val="0"/>
          <w:numId w:val="7"/>
        </w:numPr>
        <w:spacing w:line="360" w:lineRule="auto"/>
        <w:rPr>
          <w:sz w:val="24"/>
          <w:rtl/>
          <w:lang w:bidi="ar-BH"/>
        </w:rPr>
      </w:pPr>
      <w:r w:rsidRPr="00781EAA">
        <w:rPr>
          <w:sz w:val="24"/>
          <w:rtl/>
          <w:lang w:bidi="ar-BH"/>
        </w:rPr>
        <w:t>ب</w:t>
      </w:r>
      <w:r w:rsidR="0089732D">
        <w:rPr>
          <w:rFonts w:hint="cs"/>
          <w:sz w:val="24"/>
          <w:rtl/>
          <w:lang w:bidi="ar-BH"/>
        </w:rPr>
        <w:t xml:space="preserve">ه </w:t>
      </w:r>
      <w:r w:rsidRPr="00781EAA">
        <w:rPr>
          <w:sz w:val="24"/>
          <w:rtl/>
          <w:lang w:bidi="ar-BH"/>
        </w:rPr>
        <w:t>دلیل اینکه سایت سامانه تحت وب می</w:t>
      </w:r>
      <w:r w:rsidR="008C76D0">
        <w:rPr>
          <w:rFonts w:hint="cs"/>
          <w:sz w:val="24"/>
          <w:rtl/>
          <w:lang w:bidi="ar-BH"/>
        </w:rPr>
        <w:t>‌</w:t>
      </w:r>
      <w:r w:rsidRPr="00781EAA">
        <w:rPr>
          <w:sz w:val="24"/>
          <w:rtl/>
          <w:lang w:bidi="ar-BH"/>
        </w:rPr>
        <w:t>باش</w:t>
      </w:r>
      <w:r w:rsidR="00981C06">
        <w:rPr>
          <w:rFonts w:hint="cs"/>
          <w:sz w:val="24"/>
          <w:rtl/>
          <w:lang w:bidi="ar-BH"/>
        </w:rPr>
        <w:t>د</w:t>
      </w:r>
      <w:r w:rsidRPr="00781EAA">
        <w:rPr>
          <w:sz w:val="24"/>
          <w:rtl/>
          <w:lang w:bidi="ar-BH"/>
        </w:rPr>
        <w:t xml:space="preserve"> نیاز به مرورگر دارد.</w:t>
      </w:r>
    </w:p>
    <w:p w14:paraId="263940C1" w14:textId="6CDEDBC0" w:rsidR="00115B51" w:rsidRPr="00781EAA" w:rsidRDefault="000D7E81" w:rsidP="00E52300">
      <w:pPr>
        <w:pStyle w:val="ListParagraph"/>
        <w:numPr>
          <w:ilvl w:val="0"/>
          <w:numId w:val="7"/>
        </w:numPr>
        <w:spacing w:line="360" w:lineRule="auto"/>
        <w:rPr>
          <w:sz w:val="24"/>
          <w:rtl/>
          <w:lang w:bidi="ar-BH"/>
        </w:rPr>
      </w:pPr>
      <w:r>
        <w:rPr>
          <w:rFonts w:hint="cs"/>
          <w:sz w:val="24"/>
          <w:rtl/>
          <w:lang w:bidi="ar-BH"/>
        </w:rPr>
        <w:t>سکویی</w:t>
      </w:r>
      <w:r w:rsidR="00115B51" w:rsidRPr="00781EAA">
        <w:rPr>
          <w:sz w:val="24"/>
          <w:rtl/>
          <w:lang w:bidi="ar-BH"/>
        </w:rPr>
        <w:t xml:space="preserve"> که وب</w:t>
      </w:r>
      <w:r w:rsidR="00E55154">
        <w:rPr>
          <w:rFonts w:hint="cs"/>
          <w:sz w:val="24"/>
          <w:rtl/>
          <w:lang w:bidi="ar-BH"/>
        </w:rPr>
        <w:t>‌ا</w:t>
      </w:r>
      <w:r w:rsidR="00115B51" w:rsidRPr="00781EAA">
        <w:rPr>
          <w:sz w:val="24"/>
          <w:rtl/>
          <w:lang w:bidi="ar-BH"/>
        </w:rPr>
        <w:t>پلیکیشن ما روی آن ها اجرا می</w:t>
      </w:r>
      <w:r w:rsidR="007F33B9">
        <w:rPr>
          <w:rFonts w:hint="cs"/>
          <w:sz w:val="24"/>
          <w:rtl/>
          <w:lang w:bidi="ar-BH"/>
        </w:rPr>
        <w:t>‌</w:t>
      </w:r>
      <w:r w:rsidR="00115B51" w:rsidRPr="00781EAA">
        <w:rPr>
          <w:sz w:val="24"/>
          <w:rtl/>
          <w:lang w:bidi="ar-BH"/>
        </w:rPr>
        <w:t>شود</w:t>
      </w:r>
      <w:r w:rsidR="00C11CAD">
        <w:rPr>
          <w:rFonts w:hint="cs"/>
          <w:sz w:val="24"/>
          <w:rtl/>
          <w:lang w:bidi="ar-BH"/>
        </w:rPr>
        <w:t xml:space="preserve"> و هچنین مرورگر کاربر</w:t>
      </w:r>
      <w:r w:rsidR="00115B51" w:rsidRPr="00781EAA">
        <w:rPr>
          <w:sz w:val="24"/>
          <w:rtl/>
          <w:lang w:bidi="ar-BH"/>
        </w:rPr>
        <w:t xml:space="preserve"> باید از </w:t>
      </w:r>
      <w:r w:rsidR="000576FE">
        <w:rPr>
          <w:sz w:val="24"/>
          <w:lang w:val="en-US" w:bidi="ar-BH"/>
        </w:rPr>
        <w:t>JavaScript</w:t>
      </w:r>
      <w:r w:rsidR="008E6C70" w:rsidRPr="00115B51">
        <w:rPr>
          <w:sz w:val="24"/>
          <w:rtl/>
          <w:lang w:bidi="ar-BH"/>
        </w:rPr>
        <w:t xml:space="preserve"> </w:t>
      </w:r>
      <w:r w:rsidR="00115B51" w:rsidRPr="00781EAA">
        <w:rPr>
          <w:sz w:val="24"/>
          <w:rtl/>
          <w:lang w:bidi="ar-BH"/>
        </w:rPr>
        <w:t>پشتیبانی ک</w:t>
      </w:r>
      <w:r w:rsidR="00A86245">
        <w:rPr>
          <w:rFonts w:hint="cs"/>
          <w:sz w:val="24"/>
          <w:rtl/>
          <w:lang w:bidi="ar-BH"/>
        </w:rPr>
        <w:t>ن</w:t>
      </w:r>
      <w:r w:rsidR="00115B51" w:rsidRPr="00781EAA">
        <w:rPr>
          <w:sz w:val="24"/>
          <w:rtl/>
          <w:lang w:bidi="ar-BH"/>
        </w:rPr>
        <w:t>ند.</w:t>
      </w:r>
    </w:p>
    <w:p w14:paraId="7D760114" w14:textId="1EE4B98A" w:rsidR="00115B51" w:rsidRPr="00115B51" w:rsidRDefault="00115B51" w:rsidP="005C4DBE">
      <w:pPr>
        <w:pStyle w:val="Heading2"/>
        <w:numPr>
          <w:ilvl w:val="0"/>
          <w:numId w:val="24"/>
        </w:numPr>
        <w:rPr>
          <w:rtl/>
          <w:lang w:bidi="ar-BH"/>
        </w:rPr>
      </w:pPr>
      <w:bookmarkStart w:id="27" w:name="_Toc59664209"/>
      <w:r w:rsidRPr="00115B51">
        <w:rPr>
          <w:rtl/>
          <w:lang w:bidi="ar-BH"/>
        </w:rPr>
        <w:t>نیازمندی</w:t>
      </w:r>
      <w:r w:rsidR="000E216A">
        <w:rPr>
          <w:rFonts w:hint="cs"/>
          <w:rtl/>
          <w:lang w:bidi="ar-BH"/>
        </w:rPr>
        <w:t>‌</w:t>
      </w:r>
      <w:r w:rsidRPr="00115B51">
        <w:rPr>
          <w:rtl/>
          <w:lang w:bidi="ar-BH"/>
        </w:rPr>
        <w:t>های خاص</w:t>
      </w:r>
      <w:bookmarkEnd w:id="27"/>
    </w:p>
    <w:p w14:paraId="46DC1896" w14:textId="4412965F" w:rsidR="00FB5C4A" w:rsidRDefault="00115B51" w:rsidP="00642770">
      <w:pPr>
        <w:pStyle w:val="Heading3"/>
        <w:numPr>
          <w:ilvl w:val="2"/>
          <w:numId w:val="26"/>
        </w:numPr>
        <w:rPr>
          <w:rtl/>
        </w:rPr>
      </w:pPr>
      <w:bookmarkStart w:id="28" w:name="_Toc59664210"/>
      <w:r w:rsidRPr="00115B51">
        <w:rPr>
          <w:rtl/>
        </w:rPr>
        <w:t>نیازمندی</w:t>
      </w:r>
      <w:r w:rsidR="003D08EA">
        <w:rPr>
          <w:rFonts w:hint="cs"/>
          <w:rtl/>
        </w:rPr>
        <w:t>‌</w:t>
      </w:r>
      <w:r w:rsidRPr="00115B51">
        <w:rPr>
          <w:rtl/>
        </w:rPr>
        <w:t>های واسط خارجی</w:t>
      </w:r>
      <w:bookmarkEnd w:id="28"/>
    </w:p>
    <w:p w14:paraId="33145BB8" w14:textId="2CB8AE0F" w:rsidR="00115B51" w:rsidRDefault="00115B51" w:rsidP="00781EAA">
      <w:pPr>
        <w:spacing w:line="360" w:lineRule="auto"/>
        <w:rPr>
          <w:sz w:val="24"/>
          <w:rtl/>
          <w:lang w:bidi="ar-BH"/>
        </w:rPr>
      </w:pPr>
      <w:r w:rsidRPr="00115B51">
        <w:rPr>
          <w:sz w:val="24"/>
          <w:rtl/>
          <w:lang w:bidi="ar-BH"/>
        </w:rPr>
        <w:t xml:space="preserve"> کلیه توضیحات واسط های خارجی در بالا شرح داده شده و نیازی به تکرار آن</w:t>
      </w:r>
      <w:r w:rsidR="00CF2839">
        <w:rPr>
          <w:rFonts w:hint="cs"/>
          <w:sz w:val="24"/>
          <w:rtl/>
          <w:lang w:bidi="ar-BH"/>
        </w:rPr>
        <w:t>‌</w:t>
      </w:r>
      <w:r w:rsidRPr="00115B51">
        <w:rPr>
          <w:sz w:val="24"/>
          <w:rtl/>
          <w:lang w:bidi="ar-BH"/>
        </w:rPr>
        <w:t>ها نمی</w:t>
      </w:r>
      <w:r w:rsidR="006C784C">
        <w:rPr>
          <w:rFonts w:hint="cs"/>
          <w:sz w:val="24"/>
          <w:rtl/>
          <w:lang w:bidi="ar-BH"/>
        </w:rPr>
        <w:t>‌</w:t>
      </w:r>
      <w:r w:rsidRPr="00115B51">
        <w:rPr>
          <w:sz w:val="24"/>
          <w:rtl/>
          <w:lang w:bidi="ar-BH"/>
        </w:rPr>
        <w:t>باشد.</w:t>
      </w:r>
    </w:p>
    <w:p w14:paraId="0EEF98C9" w14:textId="498761F7" w:rsidR="0011674A" w:rsidRPr="00781EAA" w:rsidRDefault="0011674A" w:rsidP="00642770">
      <w:pPr>
        <w:pStyle w:val="Heading3"/>
        <w:numPr>
          <w:ilvl w:val="2"/>
          <w:numId w:val="26"/>
        </w:numPr>
        <w:rPr>
          <w:lang w:val="en-US"/>
        </w:rPr>
      </w:pPr>
      <w:bookmarkStart w:id="29" w:name="_Toc59664211"/>
      <w:r w:rsidRPr="00781EAA">
        <w:rPr>
          <w:rtl/>
          <w:lang w:val="en-US"/>
        </w:rPr>
        <w:t>نیازمندی</w:t>
      </w:r>
      <w:r w:rsidR="004711FC">
        <w:rPr>
          <w:rFonts w:hint="cs"/>
          <w:rtl/>
          <w:lang w:val="en-US"/>
        </w:rPr>
        <w:t>‌</w:t>
      </w:r>
      <w:r w:rsidRPr="00781EAA">
        <w:rPr>
          <w:rtl/>
          <w:lang w:val="en-US"/>
        </w:rPr>
        <w:t>های کارکردی</w:t>
      </w:r>
      <w:bookmarkEnd w:id="29"/>
      <w:r w:rsidRPr="00781EAA">
        <w:rPr>
          <w:rtl/>
          <w:lang w:val="en-US"/>
        </w:rPr>
        <w:t xml:space="preserve"> </w:t>
      </w:r>
    </w:p>
    <w:p w14:paraId="41A9E16F" w14:textId="391A468F" w:rsidR="00ED0DB5" w:rsidRDefault="0011674A" w:rsidP="00ED0DB5">
      <w:pPr>
        <w:pStyle w:val="ListParagraph"/>
        <w:numPr>
          <w:ilvl w:val="0"/>
          <w:numId w:val="2"/>
        </w:numPr>
        <w:spacing w:after="160" w:line="360" w:lineRule="auto"/>
        <w:rPr>
          <w:sz w:val="24"/>
          <w:lang w:val="en-US" w:bidi="ar-BH"/>
        </w:rPr>
      </w:pPr>
      <w:r w:rsidRPr="00781EAA">
        <w:rPr>
          <w:sz w:val="24"/>
          <w:rtl/>
          <w:lang w:val="en-US" w:bidi="ar-BH"/>
        </w:rPr>
        <w:t xml:space="preserve">سیستم باید برای کاربران مهمان، دانشجو، معاون آموزشی و </w:t>
      </w:r>
      <w:r w:rsidR="00F93D2C">
        <w:rPr>
          <w:rFonts w:hint="cs"/>
          <w:sz w:val="24"/>
          <w:rtl/>
          <w:lang w:val="en-US" w:bidi="ar-BH"/>
        </w:rPr>
        <w:t>مدیر سطح یک</w:t>
      </w:r>
      <w:r w:rsidRPr="00781EAA">
        <w:rPr>
          <w:sz w:val="24"/>
          <w:rtl/>
          <w:lang w:val="en-US" w:bidi="ar-BH"/>
        </w:rPr>
        <w:t xml:space="preserve"> سیستم سطح دسترسی</w:t>
      </w:r>
      <w:r w:rsidR="003D6655">
        <w:rPr>
          <w:rFonts w:hint="cs"/>
          <w:sz w:val="24"/>
          <w:rtl/>
          <w:lang w:val="en-US" w:bidi="ar-BH"/>
        </w:rPr>
        <w:t>‌</w:t>
      </w:r>
      <w:r w:rsidRPr="00781EAA">
        <w:rPr>
          <w:sz w:val="24"/>
          <w:rtl/>
          <w:lang w:val="en-US" w:bidi="ar-BH"/>
        </w:rPr>
        <w:t>های مختلف داشته باشد.</w:t>
      </w:r>
    </w:p>
    <w:p w14:paraId="40119E1C" w14:textId="626BC33E" w:rsidR="00E87D57" w:rsidRPr="00EA19B3" w:rsidRDefault="003635B3" w:rsidP="00E87D57">
      <w:pPr>
        <w:pStyle w:val="ListParagraph"/>
        <w:numPr>
          <w:ilvl w:val="1"/>
          <w:numId w:val="2"/>
        </w:numPr>
        <w:spacing w:after="160" w:line="360" w:lineRule="auto"/>
        <w:rPr>
          <w:sz w:val="24"/>
          <w:lang w:val="en-US" w:bidi="ar-BH"/>
        </w:rPr>
      </w:pPr>
      <w:r>
        <w:rPr>
          <w:rFonts w:hint="cs"/>
          <w:sz w:val="24"/>
          <w:rtl/>
          <w:lang w:bidi="ar-BH"/>
        </w:rPr>
        <w:t>سیستم باید</w:t>
      </w:r>
      <w:r w:rsidR="00644753">
        <w:rPr>
          <w:rFonts w:hint="cs"/>
          <w:sz w:val="24"/>
          <w:rtl/>
          <w:lang w:bidi="ar-BH"/>
        </w:rPr>
        <w:t xml:space="preserve"> برای</w:t>
      </w:r>
      <w:r>
        <w:rPr>
          <w:rFonts w:hint="cs"/>
          <w:sz w:val="24"/>
          <w:rtl/>
          <w:lang w:bidi="ar-BH"/>
        </w:rPr>
        <w:t xml:space="preserve"> </w:t>
      </w:r>
      <w:r w:rsidR="00E87D57">
        <w:rPr>
          <w:rFonts w:hint="cs"/>
          <w:sz w:val="24"/>
          <w:rtl/>
          <w:lang w:bidi="ar-BH"/>
        </w:rPr>
        <w:t xml:space="preserve">کاربر مهمان توانایی ساختن و استخراج برنامه‌های هفتگی را </w:t>
      </w:r>
      <w:r>
        <w:rPr>
          <w:rFonts w:hint="cs"/>
          <w:sz w:val="24"/>
          <w:rtl/>
          <w:lang w:bidi="ar-BH"/>
        </w:rPr>
        <w:t>فراهم کند.</w:t>
      </w:r>
    </w:p>
    <w:p w14:paraId="1E1F5760" w14:textId="3E5E8D8B" w:rsidR="00EA19B3" w:rsidRPr="003635B3" w:rsidRDefault="0046164C" w:rsidP="00E87D57">
      <w:pPr>
        <w:pStyle w:val="ListParagraph"/>
        <w:numPr>
          <w:ilvl w:val="1"/>
          <w:numId w:val="2"/>
        </w:numPr>
        <w:spacing w:after="160" w:line="360" w:lineRule="auto"/>
        <w:rPr>
          <w:sz w:val="24"/>
          <w:lang w:val="en-US" w:bidi="ar-BH"/>
        </w:rPr>
      </w:pPr>
      <w:r>
        <w:rPr>
          <w:rFonts w:hint="cs"/>
          <w:sz w:val="24"/>
          <w:rtl/>
          <w:lang w:bidi="ar-BH"/>
        </w:rPr>
        <w:t xml:space="preserve">سیستم باید برای </w:t>
      </w:r>
      <w:r w:rsidR="00DB0CFE">
        <w:rPr>
          <w:rFonts w:hint="cs"/>
          <w:sz w:val="24"/>
          <w:rtl/>
          <w:lang w:bidi="ar-BH"/>
        </w:rPr>
        <w:t xml:space="preserve">کاربر </w:t>
      </w:r>
      <w:r w:rsidR="00EA2E2D">
        <w:rPr>
          <w:rFonts w:hint="cs"/>
          <w:sz w:val="24"/>
          <w:rtl/>
          <w:lang w:bidi="ar-BH"/>
        </w:rPr>
        <w:t>مدیرسطح دو</w:t>
      </w:r>
      <w:r w:rsidR="003F3EF1">
        <w:rPr>
          <w:rFonts w:hint="cs"/>
          <w:sz w:val="24"/>
          <w:rtl/>
          <w:lang w:bidi="ar-BH"/>
        </w:rPr>
        <w:t xml:space="preserve"> </w:t>
      </w:r>
      <w:r w:rsidR="00EA2E2D">
        <w:rPr>
          <w:rFonts w:hint="cs"/>
          <w:sz w:val="24"/>
          <w:rtl/>
          <w:lang w:bidi="ar-BH"/>
        </w:rPr>
        <w:t xml:space="preserve">توانایی </w:t>
      </w:r>
      <w:r w:rsidR="00EA19B3" w:rsidRPr="00115B51">
        <w:rPr>
          <w:sz w:val="24"/>
          <w:rtl/>
          <w:lang w:bidi="ar-BH"/>
        </w:rPr>
        <w:t>مشاهده</w:t>
      </w:r>
      <w:r w:rsidR="00EA2E2D">
        <w:rPr>
          <w:rFonts w:hint="cs"/>
          <w:sz w:val="24"/>
          <w:rtl/>
          <w:lang w:bidi="ar-BH"/>
        </w:rPr>
        <w:t>‌</w:t>
      </w:r>
      <w:r w:rsidR="00EA19B3" w:rsidRPr="00115B51">
        <w:rPr>
          <w:sz w:val="24"/>
          <w:rtl/>
          <w:lang w:bidi="ar-BH"/>
        </w:rPr>
        <w:t>ی نتایج مربوط به ثبت</w:t>
      </w:r>
      <w:r w:rsidR="00C618E4">
        <w:rPr>
          <w:rFonts w:hint="cs"/>
          <w:sz w:val="24"/>
          <w:rtl/>
          <w:lang w:bidi="ar-BH"/>
        </w:rPr>
        <w:t>‌</w:t>
      </w:r>
      <w:r w:rsidR="00EA19B3" w:rsidRPr="00115B51">
        <w:rPr>
          <w:sz w:val="24"/>
          <w:rtl/>
          <w:lang w:bidi="ar-BH"/>
        </w:rPr>
        <w:t>نام مقدماتی و سایر اطلاعات آموزشی دانشجویان و همچنین دریافت گزارش</w:t>
      </w:r>
      <w:r w:rsidR="00986ECB">
        <w:rPr>
          <w:rFonts w:hint="cs"/>
          <w:sz w:val="24"/>
          <w:rtl/>
          <w:lang w:bidi="ar-BH"/>
        </w:rPr>
        <w:t>‌ها</w:t>
      </w:r>
      <w:r w:rsidR="00EA19B3" w:rsidRPr="00115B51">
        <w:rPr>
          <w:sz w:val="24"/>
          <w:rtl/>
          <w:lang w:bidi="ar-BH"/>
        </w:rPr>
        <w:t xml:space="preserve"> و درخواست مجوز</w:t>
      </w:r>
      <w:r w:rsidR="00EA19B3">
        <w:rPr>
          <w:rFonts w:hint="cs"/>
          <w:sz w:val="24"/>
          <w:rtl/>
          <w:lang w:bidi="ar-BH"/>
        </w:rPr>
        <w:t>‌</w:t>
      </w:r>
      <w:r w:rsidR="00EA19B3" w:rsidRPr="00115B51">
        <w:rPr>
          <w:sz w:val="24"/>
          <w:rtl/>
          <w:lang w:bidi="ar-BH"/>
        </w:rPr>
        <w:t xml:space="preserve">های دانشجویان برای انتخاب واحد و پاسخگویی به آن ها را </w:t>
      </w:r>
      <w:r>
        <w:rPr>
          <w:rFonts w:hint="cs"/>
          <w:sz w:val="24"/>
          <w:rtl/>
          <w:lang w:bidi="ar-BH"/>
        </w:rPr>
        <w:t>فراهم کند.</w:t>
      </w:r>
    </w:p>
    <w:p w14:paraId="3ED76810" w14:textId="55DBBA6D" w:rsidR="003635B3" w:rsidRPr="00DB0CFE" w:rsidRDefault="00A626A4" w:rsidP="00E87D57">
      <w:pPr>
        <w:pStyle w:val="ListParagraph"/>
        <w:numPr>
          <w:ilvl w:val="1"/>
          <w:numId w:val="2"/>
        </w:numPr>
        <w:spacing w:after="160" w:line="360" w:lineRule="auto"/>
        <w:rPr>
          <w:sz w:val="24"/>
          <w:lang w:val="en-US" w:bidi="ar-BH"/>
        </w:rPr>
      </w:pPr>
      <w:r>
        <w:rPr>
          <w:rFonts w:hint="cs"/>
          <w:sz w:val="24"/>
          <w:rtl/>
          <w:lang w:bidi="ar-BH"/>
        </w:rPr>
        <w:t xml:space="preserve">سیستم باید برای </w:t>
      </w:r>
      <w:r w:rsidR="00DB0CFE">
        <w:rPr>
          <w:rFonts w:hint="cs"/>
          <w:sz w:val="24"/>
          <w:rtl/>
          <w:lang w:bidi="ar-BH"/>
        </w:rPr>
        <w:t xml:space="preserve">کاربر </w:t>
      </w:r>
      <w:r w:rsidR="003635B3">
        <w:rPr>
          <w:rFonts w:hint="cs"/>
          <w:sz w:val="24"/>
          <w:rtl/>
          <w:lang w:bidi="ar-BH"/>
        </w:rPr>
        <w:t>مدیرسطح یک</w:t>
      </w:r>
      <w:r>
        <w:rPr>
          <w:rFonts w:hint="cs"/>
          <w:sz w:val="24"/>
          <w:rtl/>
          <w:lang w:bidi="ar-BH"/>
        </w:rPr>
        <w:t>،</w:t>
      </w:r>
      <w:r w:rsidR="003635B3">
        <w:rPr>
          <w:rFonts w:hint="cs"/>
          <w:sz w:val="24"/>
          <w:rtl/>
          <w:lang w:bidi="ar-BH"/>
        </w:rPr>
        <w:t xml:space="preserve"> توانایی انجام</w:t>
      </w:r>
      <w:r w:rsidR="003635B3" w:rsidRPr="00115B51">
        <w:rPr>
          <w:sz w:val="24"/>
          <w:rtl/>
          <w:lang w:bidi="ar-BH"/>
        </w:rPr>
        <w:t xml:space="preserve"> عملیات</w:t>
      </w:r>
      <w:r w:rsidR="00DE5427">
        <w:rPr>
          <w:rFonts w:hint="cs"/>
          <w:sz w:val="24"/>
          <w:rtl/>
          <w:lang w:bidi="ar-BH"/>
        </w:rPr>
        <w:t xml:space="preserve">‌هایی مانند </w:t>
      </w:r>
      <w:r w:rsidR="003635B3" w:rsidRPr="00115B51">
        <w:rPr>
          <w:sz w:val="24"/>
          <w:rtl/>
          <w:lang w:bidi="ar-BH"/>
        </w:rPr>
        <w:t>حذف، اضافه یا ویرایش حساب های</w:t>
      </w:r>
      <w:r w:rsidR="003635B3">
        <w:rPr>
          <w:rFonts w:hint="cs"/>
          <w:sz w:val="24"/>
          <w:rtl/>
          <w:lang w:bidi="ar-BH"/>
        </w:rPr>
        <w:t>‌</w:t>
      </w:r>
      <w:r w:rsidR="003635B3" w:rsidRPr="00115B51">
        <w:rPr>
          <w:sz w:val="24"/>
          <w:rtl/>
          <w:lang w:bidi="ar-BH"/>
        </w:rPr>
        <w:t xml:space="preserve">کاربری سایر کاربران و دادن سطح دسترسی به مدیر سطح دو </w:t>
      </w:r>
      <w:r w:rsidR="00DE5427">
        <w:rPr>
          <w:rFonts w:hint="cs"/>
          <w:sz w:val="24"/>
          <w:rtl/>
          <w:lang w:bidi="ar-BH"/>
        </w:rPr>
        <w:t>را فراهم کند.</w:t>
      </w:r>
    </w:p>
    <w:p w14:paraId="7F7999F5" w14:textId="473DE864" w:rsidR="00DB0CFE" w:rsidRPr="00E87D57" w:rsidRDefault="00DB0CFE" w:rsidP="00E87D57">
      <w:pPr>
        <w:pStyle w:val="ListParagraph"/>
        <w:numPr>
          <w:ilvl w:val="1"/>
          <w:numId w:val="2"/>
        </w:numPr>
        <w:spacing w:after="160" w:line="360" w:lineRule="auto"/>
        <w:rPr>
          <w:sz w:val="24"/>
          <w:rtl/>
          <w:lang w:val="en-US" w:bidi="ar-BH"/>
        </w:rPr>
      </w:pPr>
      <w:r>
        <w:rPr>
          <w:rFonts w:hint="cs"/>
          <w:sz w:val="24"/>
          <w:rtl/>
          <w:lang w:bidi="ar-BH"/>
        </w:rPr>
        <w:t>سیستم باید برای کاربر دانشجو محیطی جهت انجام فرایندهایی نظیر ثبت‌نام اصلی، ثبت‌نام مقدماتی،</w:t>
      </w:r>
      <w:r w:rsidR="00DA46A1">
        <w:rPr>
          <w:rFonts w:hint="cs"/>
          <w:sz w:val="24"/>
          <w:rtl/>
          <w:lang w:bidi="ar-BH"/>
        </w:rPr>
        <w:t xml:space="preserve"> ترمیم،</w:t>
      </w:r>
      <w:r>
        <w:rPr>
          <w:rFonts w:hint="cs"/>
          <w:sz w:val="24"/>
          <w:rtl/>
          <w:lang w:bidi="ar-BH"/>
        </w:rPr>
        <w:t xml:space="preserve"> استخراج برنامه‌ی پیشنهادی بر اساس پالایه‌های اعمال شده توسط دانشجو</w:t>
      </w:r>
      <w:r w:rsidR="00DA46A1">
        <w:rPr>
          <w:rFonts w:hint="cs"/>
          <w:sz w:val="24"/>
          <w:rtl/>
          <w:lang w:bidi="ar-BH"/>
        </w:rPr>
        <w:t xml:space="preserve"> و </w:t>
      </w:r>
      <w:r w:rsidR="00723F46">
        <w:rPr>
          <w:rFonts w:hint="cs"/>
          <w:sz w:val="24"/>
          <w:rtl/>
          <w:lang w:bidi="ar-BH"/>
        </w:rPr>
        <w:t>مشاهده</w:t>
      </w:r>
      <w:r w:rsidR="00DA46A1">
        <w:rPr>
          <w:rFonts w:hint="cs"/>
          <w:sz w:val="24"/>
          <w:rtl/>
          <w:lang w:bidi="ar-BH"/>
        </w:rPr>
        <w:t xml:space="preserve"> گزارش</w:t>
      </w:r>
      <w:r w:rsidR="005B55F5">
        <w:rPr>
          <w:rFonts w:hint="cs"/>
          <w:sz w:val="24"/>
          <w:rtl/>
          <w:lang w:bidi="ar-BH"/>
        </w:rPr>
        <w:t>‌</w:t>
      </w:r>
      <w:r w:rsidR="00DA46A1">
        <w:rPr>
          <w:rFonts w:hint="cs"/>
          <w:sz w:val="24"/>
          <w:rtl/>
          <w:lang w:bidi="ar-BH"/>
        </w:rPr>
        <w:t>های مربوط به مسائل آموزشی</w:t>
      </w:r>
      <w:r w:rsidR="009042A0">
        <w:rPr>
          <w:rFonts w:hint="cs"/>
          <w:sz w:val="24"/>
          <w:rtl/>
          <w:lang w:bidi="ar-BH"/>
        </w:rPr>
        <w:t xml:space="preserve"> فراهم کند.</w:t>
      </w:r>
    </w:p>
    <w:p w14:paraId="59F6FE65" w14:textId="77777777" w:rsidR="0011674A" w:rsidRPr="00781EAA" w:rsidRDefault="0011674A" w:rsidP="00E52300">
      <w:pPr>
        <w:pStyle w:val="ListParagraph"/>
        <w:numPr>
          <w:ilvl w:val="0"/>
          <w:numId w:val="2"/>
        </w:numPr>
        <w:spacing w:after="160" w:line="360" w:lineRule="auto"/>
        <w:rPr>
          <w:sz w:val="24"/>
          <w:rtl/>
          <w:lang w:val="en-US" w:bidi="ar-BH"/>
        </w:rPr>
      </w:pPr>
      <w:r w:rsidRPr="00781EAA">
        <w:rPr>
          <w:sz w:val="24"/>
          <w:rtl/>
          <w:lang w:val="en-US" w:bidi="ar-BH"/>
        </w:rPr>
        <w:lastRenderedPageBreak/>
        <w:t xml:space="preserve">سیستم باید دروس پیشنهادی شامل </w:t>
      </w:r>
    </w:p>
    <w:p w14:paraId="738A47C6" w14:textId="7531B26F" w:rsidR="0011674A" w:rsidRPr="00781EAA" w:rsidRDefault="0011674A" w:rsidP="005C4DBE">
      <w:pPr>
        <w:pStyle w:val="ListParagraph"/>
        <w:numPr>
          <w:ilvl w:val="1"/>
          <w:numId w:val="18"/>
        </w:numPr>
        <w:spacing w:after="160" w:line="360" w:lineRule="auto"/>
        <w:rPr>
          <w:sz w:val="24"/>
          <w:lang w:val="en-US" w:bidi="ar-BH"/>
        </w:rPr>
      </w:pPr>
      <w:r w:rsidRPr="00781EAA">
        <w:rPr>
          <w:sz w:val="24"/>
          <w:rtl/>
          <w:lang w:val="en-US" w:bidi="ar-BH"/>
        </w:rPr>
        <w:t>درس</w:t>
      </w:r>
      <w:r w:rsidR="003F640D">
        <w:rPr>
          <w:rFonts w:hint="cs"/>
          <w:sz w:val="24"/>
          <w:rtl/>
          <w:lang w:val="en-US" w:bidi="ar-BH"/>
        </w:rPr>
        <w:t>‌</w:t>
      </w:r>
      <w:r w:rsidRPr="00781EAA">
        <w:rPr>
          <w:sz w:val="24"/>
          <w:rtl/>
          <w:lang w:val="en-US" w:bidi="ar-BH"/>
        </w:rPr>
        <w:t xml:space="preserve">های چارت درسی </w:t>
      </w:r>
    </w:p>
    <w:p w14:paraId="1AF06407" w14:textId="17540379" w:rsidR="0011674A" w:rsidRPr="00781EAA" w:rsidRDefault="00C81473" w:rsidP="005C4DBE">
      <w:pPr>
        <w:pStyle w:val="ListParagraph"/>
        <w:numPr>
          <w:ilvl w:val="1"/>
          <w:numId w:val="18"/>
        </w:numPr>
        <w:spacing w:after="160" w:line="360" w:lineRule="auto"/>
        <w:rPr>
          <w:sz w:val="24"/>
          <w:lang w:val="en-US" w:bidi="ar-BH"/>
        </w:rPr>
      </w:pPr>
      <w:r>
        <w:rPr>
          <w:rFonts w:hint="cs"/>
          <w:sz w:val="24"/>
          <w:rtl/>
          <w:lang w:val="en-US" w:bidi="ar-BH"/>
        </w:rPr>
        <w:t>درس‌های</w:t>
      </w:r>
      <w:r w:rsidR="0011674A" w:rsidRPr="00781EAA">
        <w:rPr>
          <w:sz w:val="24"/>
          <w:rtl/>
          <w:lang w:val="en-US" w:bidi="ar-BH"/>
        </w:rPr>
        <w:t xml:space="preserve"> افتاده دانشجو </w:t>
      </w:r>
    </w:p>
    <w:p w14:paraId="133A2601" w14:textId="532CE9A6" w:rsidR="0011674A" w:rsidRPr="00781EAA" w:rsidRDefault="007D0328" w:rsidP="005C4DBE">
      <w:pPr>
        <w:pStyle w:val="ListParagraph"/>
        <w:numPr>
          <w:ilvl w:val="1"/>
          <w:numId w:val="18"/>
        </w:numPr>
        <w:spacing w:after="160" w:line="360" w:lineRule="auto"/>
        <w:rPr>
          <w:sz w:val="24"/>
          <w:lang w:val="en-US" w:bidi="ar-BH"/>
        </w:rPr>
      </w:pPr>
      <w:r>
        <w:rPr>
          <w:rFonts w:hint="cs"/>
          <w:sz w:val="24"/>
          <w:rtl/>
          <w:lang w:val="en-US" w:bidi="ar-BH"/>
        </w:rPr>
        <w:t>درس‌هایی</w:t>
      </w:r>
      <w:r w:rsidR="0011674A" w:rsidRPr="00781EAA">
        <w:rPr>
          <w:sz w:val="24"/>
          <w:rtl/>
          <w:lang w:val="en-US" w:bidi="ar-BH"/>
        </w:rPr>
        <w:t xml:space="preserve"> که پیش نیاز آنها پاس شده</w:t>
      </w:r>
      <w:r w:rsidR="00A23636">
        <w:rPr>
          <w:rFonts w:hint="cs"/>
          <w:sz w:val="24"/>
          <w:rtl/>
          <w:lang w:val="en-US" w:bidi="ar-BH"/>
        </w:rPr>
        <w:t>‌</w:t>
      </w:r>
      <w:r w:rsidR="0011674A" w:rsidRPr="00781EAA">
        <w:rPr>
          <w:sz w:val="24"/>
          <w:rtl/>
          <w:lang w:val="en-US" w:bidi="ar-BH"/>
        </w:rPr>
        <w:t>اند</w:t>
      </w:r>
    </w:p>
    <w:p w14:paraId="39F43B8F" w14:textId="0DA218BA" w:rsidR="0011674A" w:rsidRDefault="0011674A" w:rsidP="00BB5F4C">
      <w:pPr>
        <w:spacing w:line="360" w:lineRule="auto"/>
        <w:ind w:firstLine="720"/>
        <w:rPr>
          <w:sz w:val="24"/>
          <w:rtl/>
          <w:lang w:val="en-US" w:bidi="ar-BH"/>
        </w:rPr>
      </w:pPr>
      <w:r w:rsidRPr="00781EAA">
        <w:rPr>
          <w:sz w:val="24"/>
          <w:rtl/>
          <w:lang w:val="en-US" w:bidi="ar-BH"/>
        </w:rPr>
        <w:t>برای عملیات ثبت</w:t>
      </w:r>
      <w:r w:rsidR="00CA5CEE">
        <w:rPr>
          <w:rFonts w:hint="cs"/>
          <w:sz w:val="24"/>
          <w:rtl/>
          <w:lang w:val="en-US" w:bidi="ar-BH"/>
        </w:rPr>
        <w:t>‌</w:t>
      </w:r>
      <w:r w:rsidRPr="00781EAA">
        <w:rPr>
          <w:sz w:val="24"/>
          <w:rtl/>
          <w:lang w:val="en-US" w:bidi="ar-BH"/>
        </w:rPr>
        <w:t xml:space="preserve">نام مقدماتی چند روز قبل از شروع فرآیند به کاربر دانشجو نمایش دهد. </w:t>
      </w:r>
    </w:p>
    <w:p w14:paraId="1E9B48E0" w14:textId="3A5BC492" w:rsidR="00730B30" w:rsidRPr="00730B30" w:rsidRDefault="00730B30" w:rsidP="00730B30">
      <w:pPr>
        <w:pStyle w:val="ListParagraph"/>
        <w:numPr>
          <w:ilvl w:val="0"/>
          <w:numId w:val="2"/>
        </w:numPr>
        <w:spacing w:after="160" w:line="360" w:lineRule="auto"/>
        <w:rPr>
          <w:color w:val="548DD4" w:themeColor="text2" w:themeTint="99"/>
          <w:sz w:val="24"/>
          <w:lang w:val="en-US" w:bidi="ar-BH"/>
        </w:rPr>
      </w:pPr>
      <w:r w:rsidRPr="009B6BEF">
        <w:rPr>
          <w:rFonts w:hint="cs"/>
          <w:color w:val="548DD4" w:themeColor="text2" w:themeTint="99"/>
          <w:sz w:val="24"/>
          <w:rtl/>
          <w:lang w:val="en-US" w:bidi="ar-BH"/>
        </w:rPr>
        <w:t>سیستم باید امکان ورود کاربران</w:t>
      </w:r>
      <w:r w:rsidR="00021749">
        <w:rPr>
          <w:rFonts w:hint="cs"/>
          <w:color w:val="548DD4" w:themeColor="text2" w:themeTint="99"/>
          <w:sz w:val="24"/>
          <w:rtl/>
          <w:lang w:val="en-US" w:bidi="ar-BH"/>
        </w:rPr>
        <w:t xml:space="preserve"> (به‌جز</w:t>
      </w:r>
      <w:r w:rsidR="00630C37">
        <w:rPr>
          <w:rFonts w:hint="cs"/>
          <w:color w:val="548DD4" w:themeColor="text2" w:themeTint="99"/>
          <w:sz w:val="24"/>
          <w:rtl/>
          <w:lang w:val="en-US" w:bidi="ar-BH"/>
        </w:rPr>
        <w:t>ء</w:t>
      </w:r>
      <w:r w:rsidR="00021749">
        <w:rPr>
          <w:rFonts w:hint="cs"/>
          <w:color w:val="548DD4" w:themeColor="text2" w:themeTint="99"/>
          <w:sz w:val="24"/>
          <w:rtl/>
          <w:lang w:val="en-US" w:bidi="ar-BH"/>
        </w:rPr>
        <w:t xml:space="preserve"> مهمان‌ها)</w:t>
      </w:r>
      <w:r w:rsidRPr="009B6BEF">
        <w:rPr>
          <w:rFonts w:hint="cs"/>
          <w:color w:val="548DD4" w:themeColor="text2" w:themeTint="99"/>
          <w:sz w:val="24"/>
          <w:rtl/>
          <w:lang w:val="en-US" w:bidi="ar-BH"/>
        </w:rPr>
        <w:t xml:space="preserve"> با نام‌کاربری و رمزعبور مخصوص به خود برای ورود به </w:t>
      </w:r>
      <w:r w:rsidRPr="009B6BEF">
        <w:rPr>
          <w:rFonts w:hint="cs"/>
          <w:color w:val="548DD4" w:themeColor="text2" w:themeTint="99"/>
          <w:sz w:val="24"/>
          <w:rtl/>
          <w:lang w:val="en-US"/>
        </w:rPr>
        <w:t>پنل سامانه را فراهم نماید.</w:t>
      </w:r>
    </w:p>
    <w:p w14:paraId="699DB85C" w14:textId="7FF26AB0" w:rsidR="0011674A" w:rsidRPr="00781EAA" w:rsidRDefault="00371112" w:rsidP="00E52300">
      <w:pPr>
        <w:pStyle w:val="ListParagraph"/>
        <w:numPr>
          <w:ilvl w:val="0"/>
          <w:numId w:val="2"/>
        </w:numPr>
        <w:spacing w:after="160" w:line="360" w:lineRule="auto"/>
        <w:rPr>
          <w:sz w:val="24"/>
          <w:lang w:val="en-US" w:bidi="ar-BH"/>
        </w:rPr>
      </w:pPr>
      <w:r>
        <w:rPr>
          <w:rFonts w:hint="cs"/>
          <w:sz w:val="24"/>
          <w:rtl/>
          <w:lang w:val="en-US" w:bidi="ar-BH"/>
        </w:rPr>
        <w:t>سیستم باید توانایی</w:t>
      </w:r>
      <w:r>
        <w:rPr>
          <w:rFonts w:hint="cs"/>
          <w:rtl/>
        </w:rPr>
        <w:t xml:space="preserve"> تنظیم</w:t>
      </w:r>
      <w:r w:rsidR="0011674A" w:rsidRPr="00781EAA">
        <w:rPr>
          <w:sz w:val="24"/>
          <w:rtl/>
          <w:lang w:val="en-US" w:bidi="ar-BH"/>
        </w:rPr>
        <w:t xml:space="preserve"> </w:t>
      </w:r>
      <w:r w:rsidR="00AD7EB9">
        <w:rPr>
          <w:rFonts w:hint="cs"/>
          <w:sz w:val="24"/>
          <w:rtl/>
          <w:lang w:val="en-US" w:bidi="ar-BH"/>
        </w:rPr>
        <w:t xml:space="preserve">تاریخ و زمان شروع و پایان انجام فرایندهای آموزشی را برای مدیر سطح یک فراهم کند. </w:t>
      </w:r>
    </w:p>
    <w:p w14:paraId="0053296B" w14:textId="77777777" w:rsidR="006E76DD" w:rsidRPr="006E76DD" w:rsidRDefault="006E76DD" w:rsidP="00E52300">
      <w:pPr>
        <w:pStyle w:val="ListParagraph"/>
        <w:numPr>
          <w:ilvl w:val="0"/>
          <w:numId w:val="6"/>
        </w:numPr>
        <w:spacing w:after="160" w:line="360" w:lineRule="auto"/>
        <w:rPr>
          <w:vanish/>
          <w:sz w:val="24"/>
          <w:rtl/>
          <w:lang w:val="en-US" w:bidi="ar-BH"/>
        </w:rPr>
      </w:pPr>
    </w:p>
    <w:p w14:paraId="76787FB3" w14:textId="77777777" w:rsidR="006E76DD" w:rsidRPr="006E76DD" w:rsidRDefault="006E76DD" w:rsidP="00E52300">
      <w:pPr>
        <w:pStyle w:val="ListParagraph"/>
        <w:numPr>
          <w:ilvl w:val="0"/>
          <w:numId w:val="6"/>
        </w:numPr>
        <w:spacing w:after="160" w:line="360" w:lineRule="auto"/>
        <w:rPr>
          <w:vanish/>
          <w:sz w:val="24"/>
          <w:rtl/>
          <w:lang w:val="en-US" w:bidi="ar-BH"/>
        </w:rPr>
      </w:pPr>
    </w:p>
    <w:p w14:paraId="1D00F1F3" w14:textId="77777777" w:rsidR="006E76DD" w:rsidRPr="006E76DD" w:rsidRDefault="006E76DD" w:rsidP="00E52300">
      <w:pPr>
        <w:pStyle w:val="ListParagraph"/>
        <w:numPr>
          <w:ilvl w:val="0"/>
          <w:numId w:val="6"/>
        </w:numPr>
        <w:spacing w:after="160" w:line="360" w:lineRule="auto"/>
        <w:rPr>
          <w:vanish/>
          <w:sz w:val="24"/>
          <w:rtl/>
          <w:lang w:val="en-US" w:bidi="ar-BH"/>
        </w:rPr>
      </w:pPr>
    </w:p>
    <w:p w14:paraId="0FD67ECF" w14:textId="77777777" w:rsidR="006E76DD" w:rsidRPr="006E76DD" w:rsidRDefault="006E76DD" w:rsidP="00E52300">
      <w:pPr>
        <w:pStyle w:val="ListParagraph"/>
        <w:numPr>
          <w:ilvl w:val="0"/>
          <w:numId w:val="6"/>
        </w:numPr>
        <w:spacing w:after="160" w:line="360" w:lineRule="auto"/>
        <w:rPr>
          <w:vanish/>
          <w:sz w:val="24"/>
          <w:rtl/>
          <w:lang w:val="en-US" w:bidi="ar-BH"/>
        </w:rPr>
      </w:pPr>
    </w:p>
    <w:p w14:paraId="62B69256" w14:textId="2F761B4B" w:rsidR="0011674A" w:rsidRPr="00781EAA" w:rsidRDefault="0011674A" w:rsidP="00E52300">
      <w:pPr>
        <w:pStyle w:val="ListParagraph"/>
        <w:numPr>
          <w:ilvl w:val="1"/>
          <w:numId w:val="6"/>
        </w:numPr>
        <w:spacing w:after="160" w:line="360" w:lineRule="auto"/>
        <w:rPr>
          <w:sz w:val="24"/>
          <w:lang w:val="en-US" w:bidi="ar-BH"/>
        </w:rPr>
      </w:pPr>
      <w:r w:rsidRPr="00781EAA">
        <w:rPr>
          <w:sz w:val="24"/>
          <w:rtl/>
          <w:lang w:val="en-US" w:bidi="ar-BH"/>
        </w:rPr>
        <w:t>عملیات</w:t>
      </w:r>
      <w:r w:rsidR="00A8706B">
        <w:rPr>
          <w:rFonts w:hint="cs"/>
          <w:sz w:val="24"/>
          <w:rtl/>
          <w:lang w:val="en-US" w:bidi="ar-BH"/>
        </w:rPr>
        <w:t>‌های</w:t>
      </w:r>
      <w:r w:rsidRPr="00781EAA">
        <w:rPr>
          <w:sz w:val="24"/>
          <w:rtl/>
          <w:lang w:val="en-US" w:bidi="ar-BH"/>
        </w:rPr>
        <w:t xml:space="preserve"> ثبت‌نام مقدماتی</w:t>
      </w:r>
      <w:r w:rsidR="00A8706B">
        <w:rPr>
          <w:rFonts w:hint="cs"/>
          <w:sz w:val="24"/>
          <w:rtl/>
          <w:lang w:val="en-US" w:bidi="ar-BH"/>
        </w:rPr>
        <w:t>، ثبت‌نام اصلی و ترمیم</w:t>
      </w:r>
      <w:r w:rsidRPr="00781EAA">
        <w:rPr>
          <w:sz w:val="24"/>
          <w:rtl/>
          <w:lang w:val="en-US" w:bidi="ar-BH"/>
        </w:rPr>
        <w:t xml:space="preserve"> باید در زمان مقررشده برای هر گروه امکان‌پذیر باشد.</w:t>
      </w:r>
    </w:p>
    <w:p w14:paraId="1118E32F" w14:textId="646B2750" w:rsidR="0011674A" w:rsidRPr="00781EAA" w:rsidRDefault="0011674A" w:rsidP="00E52300">
      <w:pPr>
        <w:pStyle w:val="ListParagraph"/>
        <w:numPr>
          <w:ilvl w:val="1"/>
          <w:numId w:val="6"/>
        </w:numPr>
        <w:spacing w:after="160" w:line="360" w:lineRule="auto"/>
        <w:rPr>
          <w:sz w:val="24"/>
          <w:rtl/>
          <w:lang w:val="en-US" w:bidi="ar-BH"/>
        </w:rPr>
      </w:pPr>
      <w:r w:rsidRPr="00781EAA">
        <w:rPr>
          <w:sz w:val="24"/>
          <w:rtl/>
          <w:lang w:val="en-US" w:bidi="ar-BH"/>
        </w:rPr>
        <w:t xml:space="preserve">پس </w:t>
      </w:r>
      <w:r w:rsidR="00DF0287">
        <w:rPr>
          <w:rFonts w:hint="cs"/>
          <w:sz w:val="24"/>
          <w:rtl/>
          <w:lang w:val="en-US"/>
        </w:rPr>
        <w:t xml:space="preserve">از </w:t>
      </w:r>
      <w:r w:rsidRPr="00781EAA">
        <w:rPr>
          <w:sz w:val="24"/>
          <w:rtl/>
          <w:lang w:val="en-US" w:bidi="ar-BH"/>
        </w:rPr>
        <w:t xml:space="preserve">تمام شدن مهلت </w:t>
      </w:r>
      <w:r w:rsidR="00E64F5C">
        <w:rPr>
          <w:rFonts w:hint="cs"/>
          <w:sz w:val="24"/>
          <w:rtl/>
          <w:lang w:val="en-US" w:bidi="ar-BH"/>
        </w:rPr>
        <w:t>فرایندهای آموزشی،</w:t>
      </w:r>
      <w:r w:rsidRPr="00781EAA">
        <w:rPr>
          <w:sz w:val="24"/>
          <w:rtl/>
          <w:lang w:val="en-US" w:bidi="ar-BH"/>
        </w:rPr>
        <w:t xml:space="preserve"> باید بخش</w:t>
      </w:r>
      <w:r w:rsidR="00AA2B36">
        <w:rPr>
          <w:sz w:val="24"/>
          <w:lang w:val="en-US" w:bidi="ar-BH"/>
        </w:rPr>
        <w:t>‎</w:t>
      </w:r>
      <w:r w:rsidR="00AA2B36">
        <w:rPr>
          <w:rFonts w:hint="cs"/>
          <w:sz w:val="24"/>
          <w:rtl/>
          <w:lang w:val="en-US" w:bidi="ar-BH"/>
        </w:rPr>
        <w:t xml:space="preserve">های مربوطه </w:t>
      </w:r>
      <w:r w:rsidRPr="00781EAA">
        <w:rPr>
          <w:sz w:val="24"/>
          <w:rtl/>
          <w:lang w:val="en-US" w:bidi="ar-BH"/>
        </w:rPr>
        <w:t xml:space="preserve">برای </w:t>
      </w:r>
      <w:r w:rsidR="00AA2B36">
        <w:rPr>
          <w:rFonts w:hint="cs"/>
          <w:sz w:val="24"/>
          <w:rtl/>
          <w:lang w:val="en-US" w:bidi="ar-BH"/>
        </w:rPr>
        <w:t xml:space="preserve">دانشجو </w:t>
      </w:r>
      <w:r w:rsidRPr="00781EAA">
        <w:rPr>
          <w:sz w:val="24"/>
          <w:rtl/>
          <w:lang w:val="en-US" w:bidi="ar-BH"/>
        </w:rPr>
        <w:t>بسته شو</w:t>
      </w:r>
      <w:r w:rsidR="00AA2B36">
        <w:rPr>
          <w:rFonts w:hint="cs"/>
          <w:sz w:val="24"/>
          <w:rtl/>
          <w:lang w:val="en-US" w:bidi="ar-BH"/>
        </w:rPr>
        <w:t>ن</w:t>
      </w:r>
      <w:r w:rsidRPr="00781EAA">
        <w:rPr>
          <w:sz w:val="24"/>
          <w:rtl/>
          <w:lang w:val="en-US" w:bidi="ar-BH"/>
        </w:rPr>
        <w:t>د و دیگر نمایش داده نشو</w:t>
      </w:r>
      <w:r w:rsidR="00AA2B36">
        <w:rPr>
          <w:rFonts w:hint="cs"/>
          <w:sz w:val="24"/>
          <w:rtl/>
          <w:lang w:val="en-US" w:bidi="ar-BH"/>
        </w:rPr>
        <w:t>ن</w:t>
      </w:r>
      <w:r w:rsidRPr="00781EAA">
        <w:rPr>
          <w:sz w:val="24"/>
          <w:rtl/>
          <w:lang w:val="en-US" w:bidi="ar-BH"/>
        </w:rPr>
        <w:t>د.</w:t>
      </w:r>
    </w:p>
    <w:p w14:paraId="02D031CF" w14:textId="38316F2C" w:rsidR="0011674A" w:rsidRPr="00781EAA" w:rsidRDefault="0011674A" w:rsidP="00E52300">
      <w:pPr>
        <w:pStyle w:val="ListParagraph"/>
        <w:numPr>
          <w:ilvl w:val="0"/>
          <w:numId w:val="2"/>
        </w:numPr>
        <w:spacing w:after="160" w:line="360" w:lineRule="auto"/>
        <w:rPr>
          <w:color w:val="000000" w:themeColor="text1"/>
          <w:sz w:val="24"/>
          <w:lang w:val="en-US" w:bidi="ar-BH"/>
        </w:rPr>
      </w:pPr>
      <w:r w:rsidRPr="00781EAA">
        <w:rPr>
          <w:color w:val="000000" w:themeColor="text1"/>
          <w:sz w:val="24"/>
          <w:rtl/>
          <w:lang w:val="en-US" w:bidi="ar-BH"/>
        </w:rPr>
        <w:t xml:space="preserve">سیستم باید محیطی </w:t>
      </w:r>
      <w:r w:rsidR="00834253">
        <w:rPr>
          <w:rFonts w:hint="cs"/>
          <w:color w:val="000000" w:themeColor="text1"/>
          <w:sz w:val="24"/>
          <w:rtl/>
          <w:lang w:val="en-US" w:bidi="ar-BH"/>
        </w:rPr>
        <w:t xml:space="preserve">برای کاربر </w:t>
      </w:r>
      <w:r w:rsidR="00834253" w:rsidRPr="00781EAA">
        <w:rPr>
          <w:sz w:val="24"/>
          <w:rtl/>
          <w:lang w:val="en-US" w:bidi="ar-BH"/>
        </w:rPr>
        <w:t xml:space="preserve">دانشجو </w:t>
      </w:r>
      <w:r w:rsidR="00834253">
        <w:rPr>
          <w:rFonts w:hint="cs"/>
          <w:sz w:val="24"/>
          <w:rtl/>
          <w:lang w:val="en-US" w:bidi="ar-BH"/>
        </w:rPr>
        <w:t xml:space="preserve">فراهم کند تا </w:t>
      </w:r>
      <w:r w:rsidR="00834253" w:rsidRPr="00781EAA">
        <w:rPr>
          <w:sz w:val="24"/>
          <w:rtl/>
          <w:lang w:val="en-US" w:bidi="ar-BH"/>
        </w:rPr>
        <w:t xml:space="preserve">بتواند دروس موردنظر خود </w:t>
      </w:r>
      <w:r w:rsidR="00834253">
        <w:rPr>
          <w:rFonts w:hint="cs"/>
          <w:sz w:val="24"/>
          <w:rtl/>
          <w:lang w:val="en-US" w:bidi="ar-BH"/>
        </w:rPr>
        <w:t xml:space="preserve">را </w:t>
      </w:r>
      <w:r w:rsidR="00834253" w:rsidRPr="00781EAA">
        <w:rPr>
          <w:sz w:val="24"/>
          <w:rtl/>
          <w:lang w:val="en-US" w:bidi="ar-BH"/>
        </w:rPr>
        <w:t>برای ترم تحصیلی آینده از بین دروس ارائه‌شده انتخاب کند.</w:t>
      </w:r>
    </w:p>
    <w:p w14:paraId="1A03CDB9" w14:textId="498A7D91" w:rsidR="0011674A" w:rsidRPr="00781EAA" w:rsidRDefault="0011674A" w:rsidP="00E52300">
      <w:pPr>
        <w:pStyle w:val="ListParagraph"/>
        <w:numPr>
          <w:ilvl w:val="0"/>
          <w:numId w:val="2"/>
        </w:numPr>
        <w:spacing w:after="160" w:line="360" w:lineRule="auto"/>
        <w:rPr>
          <w:color w:val="00B0F0"/>
          <w:sz w:val="24"/>
          <w:rtl/>
          <w:lang w:val="en-US" w:bidi="ar-BH"/>
        </w:rPr>
      </w:pPr>
      <w:r w:rsidRPr="00781EAA">
        <w:rPr>
          <w:sz w:val="24"/>
          <w:rtl/>
          <w:lang w:val="en-US" w:bidi="ar-BH"/>
        </w:rPr>
        <w:t xml:space="preserve">سیستم باید پس از اتمام فرآیند ثبت‌نام مقدماتی، برنامه‌ی انتخابی توسط دانشجو را </w:t>
      </w:r>
      <w:r w:rsidR="003916F2">
        <w:rPr>
          <w:rFonts w:hint="cs"/>
          <w:sz w:val="24"/>
          <w:rtl/>
          <w:lang w:val="en-US" w:bidi="ar-BH"/>
        </w:rPr>
        <w:t>ذخیره</w:t>
      </w:r>
      <w:r w:rsidRPr="00781EAA">
        <w:rPr>
          <w:sz w:val="24"/>
          <w:rtl/>
          <w:lang w:val="en-US" w:bidi="ar-BH"/>
        </w:rPr>
        <w:t xml:space="preserve"> کند.         </w:t>
      </w:r>
    </w:p>
    <w:p w14:paraId="2AE4F1B3" w14:textId="307B6465" w:rsidR="0011674A" w:rsidRPr="00781EAA" w:rsidRDefault="0011674A" w:rsidP="00E52300">
      <w:pPr>
        <w:pStyle w:val="ListParagraph"/>
        <w:numPr>
          <w:ilvl w:val="0"/>
          <w:numId w:val="2"/>
        </w:numPr>
        <w:spacing w:after="160" w:line="360" w:lineRule="auto"/>
        <w:rPr>
          <w:sz w:val="24"/>
          <w:rtl/>
          <w:lang w:val="en-US" w:bidi="ar-BH"/>
        </w:rPr>
      </w:pPr>
      <w:r w:rsidRPr="00781EAA">
        <w:rPr>
          <w:sz w:val="24"/>
          <w:rtl/>
          <w:lang w:val="en-US" w:bidi="ar-BH"/>
        </w:rPr>
        <w:t>سیستم باید پس از</w:t>
      </w:r>
      <w:r w:rsidR="00411FC3">
        <w:rPr>
          <w:rFonts w:hint="cs"/>
          <w:sz w:val="24"/>
          <w:rtl/>
          <w:lang w:val="en-US" w:bidi="ar-BH"/>
        </w:rPr>
        <w:t xml:space="preserve"> </w:t>
      </w:r>
      <w:r w:rsidRPr="00781EAA">
        <w:rPr>
          <w:sz w:val="24"/>
          <w:rtl/>
          <w:lang w:val="en-US" w:bidi="ar-BH"/>
        </w:rPr>
        <w:t>اتمام فرآیند ثبت</w:t>
      </w:r>
      <w:r w:rsidR="000C0FC1">
        <w:rPr>
          <w:rFonts w:hint="cs"/>
          <w:sz w:val="24"/>
          <w:rtl/>
          <w:lang w:val="en-US" w:bidi="ar-BH"/>
        </w:rPr>
        <w:t>‌</w:t>
      </w:r>
      <w:r w:rsidRPr="00781EAA">
        <w:rPr>
          <w:sz w:val="24"/>
          <w:rtl/>
          <w:lang w:val="en-US" w:bidi="ar-BH"/>
        </w:rPr>
        <w:t xml:space="preserve">نام مقدماتی، اطلاعات هر گروه از کابران خاص </w:t>
      </w:r>
      <w:r w:rsidR="00B25A23">
        <w:rPr>
          <w:rFonts w:hint="cs"/>
          <w:sz w:val="24"/>
          <w:rtl/>
          <w:lang w:val="en-US" w:bidi="ar-BH"/>
        </w:rPr>
        <w:t xml:space="preserve">را در قالب فایل </w:t>
      </w:r>
      <w:r w:rsidR="00B25A23">
        <w:rPr>
          <w:sz w:val="24"/>
          <w:lang w:val="en-US" w:bidi="ar-BH"/>
        </w:rPr>
        <w:t>Excel</w:t>
      </w:r>
      <w:r w:rsidR="00B25A23">
        <w:rPr>
          <w:rFonts w:hint="cs"/>
          <w:sz w:val="24"/>
          <w:rtl/>
          <w:lang w:val="en-US"/>
        </w:rPr>
        <w:t xml:space="preserve">، </w:t>
      </w:r>
      <w:r w:rsidRPr="00781EAA">
        <w:rPr>
          <w:sz w:val="24"/>
          <w:rtl/>
          <w:lang w:val="en-US" w:bidi="ar-BH"/>
        </w:rPr>
        <w:t>جهت مشاهده</w:t>
      </w:r>
      <w:r w:rsidR="00412A1E">
        <w:rPr>
          <w:rFonts w:hint="cs"/>
          <w:sz w:val="24"/>
          <w:rtl/>
          <w:lang w:val="en-US" w:bidi="ar-BH"/>
        </w:rPr>
        <w:t>‌</w:t>
      </w:r>
      <w:r w:rsidRPr="00781EAA">
        <w:rPr>
          <w:sz w:val="24"/>
          <w:rtl/>
          <w:lang w:val="en-US" w:bidi="ar-BH"/>
        </w:rPr>
        <w:t>ی معاون آموزشی دسته</w:t>
      </w:r>
      <w:r w:rsidR="00CB1376">
        <w:rPr>
          <w:rFonts w:hint="cs"/>
          <w:sz w:val="24"/>
          <w:rtl/>
          <w:lang w:val="en-US" w:bidi="ar-BH"/>
        </w:rPr>
        <w:t>‌</w:t>
      </w:r>
      <w:r w:rsidRPr="00781EAA">
        <w:rPr>
          <w:sz w:val="24"/>
          <w:rtl/>
          <w:lang w:val="en-US" w:bidi="ar-BH"/>
        </w:rPr>
        <w:t>بندی و مرتب</w:t>
      </w:r>
      <w:r w:rsidR="00863A72">
        <w:rPr>
          <w:rFonts w:hint="cs"/>
          <w:sz w:val="24"/>
          <w:rtl/>
          <w:lang w:val="en-US" w:bidi="ar-BH"/>
        </w:rPr>
        <w:t>‌</w:t>
      </w:r>
      <w:r w:rsidRPr="00781EAA">
        <w:rPr>
          <w:sz w:val="24"/>
          <w:rtl/>
          <w:lang w:val="en-US" w:bidi="ar-BH"/>
        </w:rPr>
        <w:t xml:space="preserve">سازی </w:t>
      </w:r>
      <w:r w:rsidR="005624FF">
        <w:rPr>
          <w:rFonts w:hint="cs"/>
          <w:sz w:val="24"/>
          <w:rtl/>
          <w:lang w:val="en-US" w:bidi="ar-BH"/>
        </w:rPr>
        <w:t>کند</w:t>
      </w:r>
      <w:r w:rsidR="00A621D0">
        <w:rPr>
          <w:rFonts w:hint="cs"/>
          <w:sz w:val="24"/>
          <w:rtl/>
          <w:lang w:val="en-US" w:bidi="ar-BH"/>
        </w:rPr>
        <w:t xml:space="preserve"> و در اختیار او قرار دهد</w:t>
      </w:r>
      <w:r w:rsidRPr="00781EAA">
        <w:rPr>
          <w:sz w:val="24"/>
          <w:rtl/>
          <w:lang w:val="en-US" w:bidi="ar-BH"/>
        </w:rPr>
        <w:t>.</w:t>
      </w:r>
    </w:p>
    <w:p w14:paraId="2C192C4E" w14:textId="1346C707" w:rsidR="0011674A" w:rsidRPr="00781EAA" w:rsidRDefault="0011674A" w:rsidP="00E52300">
      <w:pPr>
        <w:pStyle w:val="ListParagraph"/>
        <w:numPr>
          <w:ilvl w:val="0"/>
          <w:numId w:val="2"/>
        </w:numPr>
        <w:spacing w:after="160" w:line="360" w:lineRule="auto"/>
        <w:rPr>
          <w:sz w:val="24"/>
          <w:rtl/>
          <w:lang w:val="en-US" w:bidi="ar-BH"/>
        </w:rPr>
      </w:pPr>
      <w:r w:rsidRPr="00781EAA">
        <w:rPr>
          <w:sz w:val="24"/>
          <w:rtl/>
          <w:lang w:val="en-US" w:bidi="ar-BH"/>
        </w:rPr>
        <w:t xml:space="preserve">سیستم باید دروس ارائه شده را </w:t>
      </w:r>
      <w:r w:rsidR="00CA3811">
        <w:rPr>
          <w:rFonts w:hint="cs"/>
          <w:sz w:val="24"/>
          <w:rtl/>
          <w:lang w:val="en-US" w:bidi="ar-BH"/>
        </w:rPr>
        <w:t>در صفحه برنامه‌های هفتگی نمایش دهد.</w:t>
      </w:r>
    </w:p>
    <w:p w14:paraId="5CC582BA" w14:textId="77777777"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توانایی اضافه کردن دوستان به لیست همراهان خود با اجازه طرف مقابل جهت هماهنگی بهتر به کاربر دانشجو را بدهد.</w:t>
      </w:r>
    </w:p>
    <w:p w14:paraId="203503F9" w14:textId="3379D49C"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اطلاعاتی پیرامون ارزیابی و نظرسنجی و طرح درس هر استاد را در</w:t>
      </w:r>
      <w:r w:rsidR="00325D98">
        <w:rPr>
          <w:rFonts w:hint="cs"/>
          <w:sz w:val="24"/>
          <w:rtl/>
          <w:lang w:val="en-US" w:bidi="ar-BH"/>
        </w:rPr>
        <w:t xml:space="preserve"> </w:t>
      </w:r>
      <w:r w:rsidRPr="00781EAA">
        <w:rPr>
          <w:sz w:val="24"/>
          <w:rtl/>
          <w:lang w:val="en-US" w:bidi="ar-BH"/>
        </w:rPr>
        <w:t>اختیار دانشجویان قرار بدهد.</w:t>
      </w:r>
    </w:p>
    <w:p w14:paraId="2CE6183D" w14:textId="3CBD3A28" w:rsidR="0011674A" w:rsidRPr="00781EAA" w:rsidRDefault="0011674A" w:rsidP="00E52300">
      <w:pPr>
        <w:pStyle w:val="ListParagraph"/>
        <w:numPr>
          <w:ilvl w:val="0"/>
          <w:numId w:val="2"/>
        </w:numPr>
        <w:spacing w:after="160" w:line="360" w:lineRule="auto"/>
        <w:rPr>
          <w:color w:val="000000" w:themeColor="text1"/>
          <w:sz w:val="24"/>
          <w:lang w:val="en-US" w:bidi="ar-BH"/>
        </w:rPr>
      </w:pPr>
      <w:r w:rsidRPr="00781EAA">
        <w:rPr>
          <w:color w:val="000000" w:themeColor="text1"/>
          <w:sz w:val="24"/>
          <w:rtl/>
          <w:lang w:val="en-US" w:bidi="ar-BH"/>
        </w:rPr>
        <w:t>سیستم باید توانایی ارائه چندین برنامه‌ی پیشنهادی به دانشجو بر اساس پالایه‌های اعمال‌شده توسط دانشجو در</w:t>
      </w:r>
      <w:r w:rsidR="007E4862">
        <w:rPr>
          <w:rFonts w:hint="cs"/>
          <w:color w:val="000000" w:themeColor="text1"/>
          <w:sz w:val="24"/>
          <w:rtl/>
          <w:lang w:val="en-US" w:bidi="ar-BH"/>
        </w:rPr>
        <w:t xml:space="preserve"> </w:t>
      </w:r>
      <w:r w:rsidRPr="00781EAA">
        <w:rPr>
          <w:color w:val="000000" w:themeColor="text1"/>
          <w:sz w:val="24"/>
          <w:rtl/>
          <w:lang w:val="en-US" w:bidi="ar-BH"/>
        </w:rPr>
        <w:t>زمینه</w:t>
      </w:r>
      <w:r w:rsidR="00044956">
        <w:rPr>
          <w:color w:val="000000" w:themeColor="text1"/>
          <w:sz w:val="24"/>
          <w:lang w:val="en-US" w:bidi="ar-BH"/>
        </w:rPr>
        <w:t xml:space="preserve"> </w:t>
      </w:r>
      <w:r w:rsidRPr="00781EAA">
        <w:rPr>
          <w:rFonts w:ascii="Sakkal Majalla" w:hAnsi="Sakkal Majalla"/>
          <w:color w:val="000000" w:themeColor="text1"/>
          <w:sz w:val="24"/>
          <w:rtl/>
          <w:lang w:val="en-US" w:bidi="ar-BH"/>
        </w:rPr>
        <w:t>ه</w:t>
      </w:r>
      <w:r w:rsidRPr="00781EAA">
        <w:rPr>
          <w:color w:val="000000" w:themeColor="text1"/>
          <w:sz w:val="24"/>
          <w:rtl/>
          <w:lang w:val="en-US" w:bidi="ar-BH"/>
        </w:rPr>
        <w:t>ای استاد انتخابی، زمان برگزاری کلاس</w:t>
      </w:r>
      <w:r w:rsidR="00A9056B">
        <w:rPr>
          <w:rFonts w:hint="cs"/>
          <w:color w:val="000000" w:themeColor="text1"/>
          <w:sz w:val="24"/>
          <w:rtl/>
          <w:lang w:val="en-US" w:bidi="ar-BH"/>
        </w:rPr>
        <w:t>‌</w:t>
      </w:r>
      <w:r w:rsidRPr="00781EAA">
        <w:rPr>
          <w:color w:val="000000" w:themeColor="text1"/>
          <w:sz w:val="24"/>
          <w:rtl/>
          <w:lang w:val="en-US" w:bidi="ar-BH"/>
        </w:rPr>
        <w:t>ها،</w:t>
      </w:r>
      <w:r w:rsidR="003B4490">
        <w:rPr>
          <w:color w:val="000000" w:themeColor="text1"/>
          <w:sz w:val="24"/>
          <w:lang w:val="en-US" w:bidi="ar-BH"/>
        </w:rPr>
        <w:t xml:space="preserve"> </w:t>
      </w:r>
      <w:r w:rsidRPr="00781EAA">
        <w:rPr>
          <w:color w:val="000000" w:themeColor="text1"/>
          <w:sz w:val="24"/>
          <w:rtl/>
          <w:lang w:val="en-US" w:bidi="ar-BH"/>
        </w:rPr>
        <w:t>محدوده تعداد واحد درسی مدنظر را داشته باشد.</w:t>
      </w:r>
    </w:p>
    <w:p w14:paraId="123C9928" w14:textId="05EC1A8F" w:rsidR="0011674A" w:rsidRPr="00781EAA" w:rsidRDefault="0011674A" w:rsidP="00E52300">
      <w:pPr>
        <w:pStyle w:val="ListParagraph"/>
        <w:numPr>
          <w:ilvl w:val="0"/>
          <w:numId w:val="2"/>
        </w:numPr>
        <w:spacing w:after="160" w:line="360" w:lineRule="auto"/>
        <w:rPr>
          <w:color w:val="000000" w:themeColor="text1"/>
          <w:sz w:val="24"/>
          <w:lang w:val="en-US" w:bidi="ar-BH"/>
        </w:rPr>
      </w:pPr>
      <w:r w:rsidRPr="00781EAA">
        <w:rPr>
          <w:color w:val="000000" w:themeColor="text1"/>
          <w:sz w:val="24"/>
          <w:rtl/>
          <w:lang w:val="en-US" w:bidi="ar-BH"/>
        </w:rPr>
        <w:t>سیستم باید بتواند حداکثر 4 برنامه از برنامه</w:t>
      </w:r>
      <w:r w:rsidR="004E598A">
        <w:rPr>
          <w:rFonts w:hint="cs"/>
          <w:color w:val="000000" w:themeColor="text1"/>
          <w:sz w:val="24"/>
          <w:rtl/>
          <w:lang w:val="en-US" w:bidi="ar-BH"/>
        </w:rPr>
        <w:t>‌</w:t>
      </w:r>
      <w:r w:rsidRPr="00781EAA">
        <w:rPr>
          <w:color w:val="000000" w:themeColor="text1"/>
          <w:sz w:val="24"/>
          <w:rtl/>
          <w:lang w:val="en-US" w:bidi="ar-BH"/>
        </w:rPr>
        <w:t>های پیشنهادی به انتخاب کاربر دانشجو را با عنوان "برنامه</w:t>
      </w:r>
      <w:r w:rsidR="000555A2">
        <w:rPr>
          <w:rFonts w:hint="cs"/>
          <w:color w:val="000000" w:themeColor="text1"/>
          <w:sz w:val="24"/>
          <w:rtl/>
          <w:lang w:val="en-US" w:bidi="ar-BH"/>
        </w:rPr>
        <w:t>‌</w:t>
      </w:r>
      <w:r w:rsidRPr="00781EAA">
        <w:rPr>
          <w:color w:val="000000" w:themeColor="text1"/>
          <w:sz w:val="24"/>
          <w:rtl/>
          <w:lang w:val="en-US" w:bidi="ar-BH"/>
        </w:rPr>
        <w:t>های موردعلاقه" ذخیره کند.</w:t>
      </w:r>
    </w:p>
    <w:p w14:paraId="39CC4177" w14:textId="32AD21C4" w:rsidR="0011674A" w:rsidRPr="00781EAA" w:rsidRDefault="0011674A" w:rsidP="00E52300">
      <w:pPr>
        <w:pStyle w:val="ListParagraph"/>
        <w:numPr>
          <w:ilvl w:val="0"/>
          <w:numId w:val="2"/>
        </w:numPr>
        <w:spacing w:after="160" w:line="360" w:lineRule="auto"/>
        <w:rPr>
          <w:color w:val="000000" w:themeColor="text1"/>
          <w:sz w:val="24"/>
          <w:rtl/>
          <w:lang w:val="en-US" w:bidi="ar-BH"/>
        </w:rPr>
      </w:pPr>
      <w:r w:rsidRPr="00781EAA">
        <w:rPr>
          <w:color w:val="000000" w:themeColor="text1"/>
          <w:sz w:val="24"/>
          <w:rtl/>
          <w:lang w:val="en-US" w:bidi="ar-BH"/>
        </w:rPr>
        <w:t>سیستم باید این امکان را به کاربر معاون آموزشی بدهد که تغییراتی در مسائل آموزشی از جمله رعایت پیش</w:t>
      </w:r>
      <w:r w:rsidR="006D6BC5">
        <w:rPr>
          <w:rFonts w:hint="cs"/>
          <w:color w:val="000000" w:themeColor="text1"/>
          <w:sz w:val="24"/>
          <w:rtl/>
          <w:lang w:val="en-US" w:bidi="ar-BH"/>
        </w:rPr>
        <w:t>‌</w:t>
      </w:r>
      <w:r w:rsidRPr="00781EAA">
        <w:rPr>
          <w:color w:val="000000" w:themeColor="text1"/>
          <w:sz w:val="24"/>
          <w:rtl/>
          <w:lang w:val="en-US" w:bidi="ar-BH"/>
        </w:rPr>
        <w:t>نیاز و همیناز و موارد این چنینی را ایجاد کند.</w:t>
      </w:r>
    </w:p>
    <w:p w14:paraId="6BF832F7" w14:textId="67A8524F" w:rsidR="0011674A" w:rsidRPr="00781EAA" w:rsidRDefault="0011674A" w:rsidP="00E52300">
      <w:pPr>
        <w:pStyle w:val="ListParagraph"/>
        <w:numPr>
          <w:ilvl w:val="0"/>
          <w:numId w:val="2"/>
        </w:numPr>
        <w:spacing w:after="160" w:line="360" w:lineRule="auto"/>
        <w:rPr>
          <w:color w:val="000000" w:themeColor="text1"/>
          <w:sz w:val="24"/>
          <w:rtl/>
          <w:lang w:val="en-US" w:bidi="ar-BH"/>
        </w:rPr>
      </w:pPr>
      <w:r w:rsidRPr="00781EAA">
        <w:rPr>
          <w:color w:val="000000" w:themeColor="text1"/>
          <w:sz w:val="24"/>
          <w:rtl/>
          <w:lang w:val="en-US" w:bidi="ar-BH"/>
        </w:rPr>
        <w:t xml:space="preserve"> </w:t>
      </w:r>
      <w:r w:rsidR="00A7702E">
        <w:rPr>
          <w:rFonts w:hint="cs"/>
          <w:color w:val="000000" w:themeColor="text1"/>
          <w:sz w:val="24"/>
          <w:rtl/>
          <w:lang w:val="en-US" w:bidi="ar-BH"/>
        </w:rPr>
        <w:t xml:space="preserve">سیستم باید </w:t>
      </w:r>
      <w:r w:rsidRPr="00781EAA">
        <w:rPr>
          <w:color w:val="000000" w:themeColor="text1"/>
          <w:sz w:val="24"/>
          <w:rtl/>
          <w:lang w:val="en-US" w:bidi="ar-BH"/>
        </w:rPr>
        <w:t>در صورت تغییرات در مسائل آموزشی توسط معاون آموزشی که منجر به بروز خطا در زمان انتخاب واحد طبق برنامه</w:t>
      </w:r>
      <w:r w:rsidR="00FB7CCF">
        <w:rPr>
          <w:rFonts w:hint="cs"/>
          <w:color w:val="000000" w:themeColor="text1"/>
          <w:sz w:val="24"/>
          <w:rtl/>
          <w:lang w:val="en-US" w:bidi="ar-BH"/>
        </w:rPr>
        <w:t>‌</w:t>
      </w:r>
      <w:r w:rsidRPr="00781EAA">
        <w:rPr>
          <w:color w:val="000000" w:themeColor="text1"/>
          <w:sz w:val="24"/>
          <w:rtl/>
          <w:lang w:val="en-US" w:bidi="ar-BH"/>
        </w:rPr>
        <w:t>های موردعلاقه دانشجو می</w:t>
      </w:r>
      <w:r w:rsidR="00636A82">
        <w:rPr>
          <w:rFonts w:hint="cs"/>
          <w:color w:val="000000" w:themeColor="text1"/>
          <w:sz w:val="24"/>
          <w:rtl/>
          <w:lang w:val="en-US" w:bidi="ar-BH"/>
        </w:rPr>
        <w:t>‌</w:t>
      </w:r>
      <w:r w:rsidRPr="00781EAA">
        <w:rPr>
          <w:color w:val="000000" w:themeColor="text1"/>
          <w:sz w:val="24"/>
          <w:rtl/>
          <w:lang w:val="en-US" w:bidi="ar-BH"/>
        </w:rPr>
        <w:t>شود، دانشجو را مطلع سازد.</w:t>
      </w:r>
    </w:p>
    <w:p w14:paraId="2BC82B89" w14:textId="7D20479D"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توانایی اشتراک</w:t>
      </w:r>
      <w:r w:rsidR="00467E12">
        <w:rPr>
          <w:rFonts w:hint="cs"/>
          <w:sz w:val="24"/>
          <w:rtl/>
          <w:lang w:val="en-US" w:bidi="ar-BH"/>
        </w:rPr>
        <w:t>‌</w:t>
      </w:r>
      <w:r w:rsidRPr="00781EAA">
        <w:rPr>
          <w:sz w:val="24"/>
          <w:rtl/>
          <w:lang w:val="en-US" w:bidi="ar-BH"/>
        </w:rPr>
        <w:t>گذاری برنامه نهایی دانشجو با همراهانش را داشته باشد.</w:t>
      </w:r>
    </w:p>
    <w:p w14:paraId="393AFFB6" w14:textId="618F8440" w:rsidR="0011674A" w:rsidRPr="00781EAA" w:rsidRDefault="0011674A" w:rsidP="00E52300">
      <w:pPr>
        <w:pStyle w:val="ListParagraph"/>
        <w:numPr>
          <w:ilvl w:val="0"/>
          <w:numId w:val="2"/>
        </w:numPr>
        <w:spacing w:after="160" w:line="360" w:lineRule="auto"/>
        <w:rPr>
          <w:sz w:val="24"/>
          <w:lang w:val="en-US" w:bidi="ar-BH"/>
        </w:rPr>
      </w:pPr>
      <w:bookmarkStart w:id="30" w:name="_Hlk56329416"/>
      <w:r w:rsidRPr="00781EAA">
        <w:rPr>
          <w:rFonts w:ascii="BNazanin"/>
          <w:sz w:val="24"/>
          <w:rtl/>
          <w:lang w:val="en-US" w:bidi="ar-BH"/>
        </w:rPr>
        <w:lastRenderedPageBreak/>
        <w:t>سیستم باید به طور خودکار تداخل تاریخ و ساعت امتحانات دروس را چک کند و درصورت تداخل، اخطار های لازم را ایجاد کند و گزینه</w:t>
      </w:r>
      <w:r w:rsidR="00F0022B">
        <w:rPr>
          <w:rFonts w:ascii="BNazanin" w:hint="cs"/>
          <w:sz w:val="24"/>
          <w:rtl/>
          <w:lang w:val="en-US" w:bidi="ar-BH"/>
        </w:rPr>
        <w:t>‌</w:t>
      </w:r>
      <w:r w:rsidRPr="00781EAA">
        <w:rPr>
          <w:rFonts w:ascii="BNazanin"/>
          <w:sz w:val="24"/>
          <w:rtl/>
          <w:lang w:val="en-US" w:bidi="ar-BH"/>
        </w:rPr>
        <w:t>ی مناسب و</w:t>
      </w:r>
      <w:r w:rsidR="00325D98">
        <w:rPr>
          <w:rFonts w:ascii="BNazanin" w:hint="cs"/>
          <w:sz w:val="24"/>
          <w:rtl/>
          <w:lang w:val="en-US" w:bidi="ar-BH"/>
        </w:rPr>
        <w:t xml:space="preserve"> </w:t>
      </w:r>
      <w:r w:rsidRPr="00781EAA">
        <w:rPr>
          <w:rFonts w:ascii="BNazanin"/>
          <w:sz w:val="24"/>
          <w:rtl/>
          <w:lang w:val="en-US" w:bidi="ar-BH"/>
        </w:rPr>
        <w:t>جایگزین از همان درس را در صورت وجود به کاربر پیشنهاد دهد.</w:t>
      </w:r>
    </w:p>
    <w:bookmarkEnd w:id="30"/>
    <w:p w14:paraId="48B479A1" w14:textId="137EC18B" w:rsidR="0011674A" w:rsidRPr="00D51D23" w:rsidRDefault="0011674A" w:rsidP="00E52300">
      <w:pPr>
        <w:pStyle w:val="ListParagraph"/>
        <w:numPr>
          <w:ilvl w:val="0"/>
          <w:numId w:val="2"/>
        </w:numPr>
        <w:spacing w:after="160" w:line="360" w:lineRule="auto"/>
        <w:rPr>
          <w:sz w:val="24"/>
          <w:rtl/>
          <w:lang w:val="en-US" w:bidi="ar-BH"/>
        </w:rPr>
      </w:pPr>
      <w:r w:rsidRPr="00781EAA">
        <w:rPr>
          <w:sz w:val="24"/>
          <w:rtl/>
          <w:lang w:val="en-US" w:bidi="ar-BH"/>
        </w:rPr>
        <w:t>سیستم باید فضایی جهت ارتباط و گفت</w:t>
      </w:r>
      <w:r w:rsidR="00991A21">
        <w:rPr>
          <w:rFonts w:hint="cs"/>
          <w:sz w:val="24"/>
          <w:rtl/>
          <w:lang w:val="en-US" w:bidi="ar-BH"/>
        </w:rPr>
        <w:t>‌</w:t>
      </w:r>
      <w:r w:rsidRPr="00781EAA">
        <w:rPr>
          <w:sz w:val="24"/>
          <w:rtl/>
          <w:lang w:val="en-US" w:bidi="ar-BH"/>
        </w:rPr>
        <w:t>و</w:t>
      </w:r>
      <w:r w:rsidR="00991A21">
        <w:rPr>
          <w:rFonts w:hint="cs"/>
          <w:sz w:val="24"/>
          <w:rtl/>
          <w:lang w:val="en-US" w:bidi="ar-BH"/>
        </w:rPr>
        <w:t>‌</w:t>
      </w:r>
      <w:r w:rsidRPr="00781EAA">
        <w:rPr>
          <w:sz w:val="24"/>
          <w:rtl/>
          <w:lang w:val="en-US" w:bidi="ar-BH"/>
        </w:rPr>
        <w:t>گو با استاد و معاون آموزشی را برای دانشجو فراهم کند.</w:t>
      </w:r>
      <w:r w:rsidRPr="00D51D23">
        <w:rPr>
          <w:sz w:val="24"/>
          <w:rtl/>
          <w:lang w:val="en-US" w:bidi="ar-BH"/>
        </w:rPr>
        <w:t xml:space="preserve"> </w:t>
      </w:r>
    </w:p>
    <w:p w14:paraId="30D48D9B" w14:textId="66FA42B2"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بتواند برنامه</w:t>
      </w:r>
      <w:r w:rsidR="001D567F">
        <w:rPr>
          <w:rFonts w:hint="cs"/>
          <w:sz w:val="24"/>
          <w:rtl/>
          <w:lang w:val="en-US" w:bidi="ar-BH"/>
        </w:rPr>
        <w:t>‌</w:t>
      </w:r>
      <w:r w:rsidRPr="00781EAA">
        <w:rPr>
          <w:sz w:val="24"/>
          <w:rtl/>
          <w:lang w:val="en-US" w:bidi="ar-BH"/>
        </w:rPr>
        <w:t>های هفتگی ثبت شده توسط کاربر را در صفحه انتخاب واحد به او نمایش دهد.</w:t>
      </w:r>
    </w:p>
    <w:p w14:paraId="654950AB" w14:textId="25D1EC13"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بتواند در مواردی که لازم است، به کاربر اخطارهایی را نمایش دهد و همچنین به او اجازه برداشتن درس را ندهد</w:t>
      </w:r>
    </w:p>
    <w:p w14:paraId="48A89666" w14:textId="3F18C099" w:rsidR="0011674A" w:rsidRPr="00781EAA" w:rsidRDefault="0011674A" w:rsidP="005C4DBE">
      <w:pPr>
        <w:pStyle w:val="ListParagraph"/>
        <w:numPr>
          <w:ilvl w:val="1"/>
          <w:numId w:val="17"/>
        </w:numPr>
        <w:spacing w:after="160" w:line="360" w:lineRule="auto"/>
        <w:rPr>
          <w:sz w:val="24"/>
          <w:lang w:val="en-US" w:bidi="ar-BH"/>
        </w:rPr>
      </w:pPr>
      <w:r w:rsidRPr="00781EAA">
        <w:rPr>
          <w:sz w:val="24"/>
          <w:rtl/>
          <w:lang w:val="en-US" w:bidi="ar-BH"/>
        </w:rPr>
        <w:t>زمانی که کاربر پیشنیاز دروس را رعایت نکرده است</w:t>
      </w:r>
      <w:r w:rsidR="0083054F" w:rsidRPr="00781EAA">
        <w:rPr>
          <w:sz w:val="24"/>
          <w:lang w:val="en-US" w:bidi="ar-BH"/>
        </w:rPr>
        <w:t>.</w:t>
      </w:r>
    </w:p>
    <w:p w14:paraId="069E9E93" w14:textId="5723E1B0" w:rsidR="0011674A" w:rsidRPr="00781EAA" w:rsidRDefault="0011674A" w:rsidP="005C4DBE">
      <w:pPr>
        <w:pStyle w:val="ListParagraph"/>
        <w:numPr>
          <w:ilvl w:val="1"/>
          <w:numId w:val="17"/>
        </w:numPr>
        <w:spacing w:after="160" w:line="360" w:lineRule="auto"/>
        <w:rPr>
          <w:sz w:val="24"/>
          <w:lang w:val="en-US" w:bidi="ar-BH"/>
        </w:rPr>
      </w:pPr>
      <w:r w:rsidRPr="00781EAA">
        <w:rPr>
          <w:sz w:val="24"/>
          <w:rtl/>
          <w:lang w:val="en-US" w:bidi="ar-BH"/>
        </w:rPr>
        <w:t>زمانی که ظرفیت هر یک از دروس به حد نصاب خود رسید</w:t>
      </w:r>
      <w:r w:rsidR="0083054F" w:rsidRPr="00781EAA">
        <w:rPr>
          <w:sz w:val="24"/>
          <w:lang w:val="en-US" w:bidi="ar-BH"/>
        </w:rPr>
        <w:t>.</w:t>
      </w:r>
    </w:p>
    <w:p w14:paraId="0E3626E0" w14:textId="015A4F93" w:rsidR="0011674A" w:rsidRPr="00781EAA" w:rsidRDefault="0011674A" w:rsidP="005C4DBE">
      <w:pPr>
        <w:pStyle w:val="ListParagraph"/>
        <w:numPr>
          <w:ilvl w:val="1"/>
          <w:numId w:val="17"/>
        </w:numPr>
        <w:spacing w:after="160" w:line="360" w:lineRule="auto"/>
        <w:rPr>
          <w:sz w:val="24"/>
          <w:lang w:val="en-US" w:bidi="ar-BH"/>
        </w:rPr>
      </w:pPr>
      <w:r w:rsidRPr="00781EAA">
        <w:rPr>
          <w:sz w:val="24"/>
          <w:rtl/>
          <w:lang w:val="en-US" w:bidi="ar-BH"/>
        </w:rPr>
        <w:t>زمانی که تعداد واحد های کاربر از سقف تعداد واحدهای مجاز او (که بر اساس معدلش مشخص می شود) بیشتر شد</w:t>
      </w:r>
      <w:r w:rsidR="0083054F" w:rsidRPr="00781EAA">
        <w:rPr>
          <w:sz w:val="24"/>
          <w:lang w:val="en-US" w:bidi="ar-BH"/>
        </w:rPr>
        <w:t>.</w:t>
      </w:r>
    </w:p>
    <w:p w14:paraId="38A2FAE9" w14:textId="77777777"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تمام دروس ارائه شده توسط دانشکده (به جز دروس گذرانده شده توسط دانشجو) را در صفحه انتخاب واحد نمایش دهد.</w:t>
      </w:r>
    </w:p>
    <w:p w14:paraId="5F8089D2" w14:textId="56423362"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بتواند اطلاعات هر یک از دروس شامل کد درس، نام درس، نام استاد، ساعت برگزاری کلاس، ظرفیت درس،</w:t>
      </w:r>
      <w:r w:rsidR="00DF0287">
        <w:rPr>
          <w:rFonts w:hint="cs"/>
          <w:sz w:val="24"/>
          <w:rtl/>
          <w:lang w:val="en-US" w:bidi="ar-BH"/>
        </w:rPr>
        <w:t xml:space="preserve"> تاریخ امتحان،</w:t>
      </w:r>
      <w:r w:rsidRPr="00781EAA">
        <w:rPr>
          <w:sz w:val="24"/>
          <w:rtl/>
          <w:lang w:val="en-US" w:bidi="ar-BH"/>
        </w:rPr>
        <w:t xml:space="preserve"> تعداد دانشجویانی که این درس را اخذ کرده اند، تعداد دانشجویانی که در صف انتظار درس هستند و همچنین نحوه ارائه درس در طول ترم را به کاربر نمایش دهد.</w:t>
      </w:r>
    </w:p>
    <w:p w14:paraId="541419C1" w14:textId="75D22FEA"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در زمان حذف و اضافه محدودیت</w:t>
      </w:r>
      <w:r w:rsidR="00B64324">
        <w:rPr>
          <w:rFonts w:hint="cs"/>
          <w:sz w:val="24"/>
          <w:rtl/>
          <w:lang w:val="en-US" w:bidi="ar-BH"/>
        </w:rPr>
        <w:t>‌</w:t>
      </w:r>
      <w:r w:rsidRPr="00781EAA">
        <w:rPr>
          <w:sz w:val="24"/>
          <w:rtl/>
          <w:lang w:val="en-US" w:bidi="ar-BH"/>
        </w:rPr>
        <w:t>های</w:t>
      </w:r>
      <w:r w:rsidR="00B64324">
        <w:rPr>
          <w:rFonts w:hint="cs"/>
          <w:sz w:val="24"/>
          <w:rtl/>
          <w:lang w:val="en-US" w:bidi="ar-BH"/>
        </w:rPr>
        <w:t xml:space="preserve"> ترمیم و همچنین محدودیت‌های</w:t>
      </w:r>
      <w:r w:rsidRPr="00781EAA">
        <w:rPr>
          <w:sz w:val="24"/>
          <w:rtl/>
          <w:lang w:val="en-US" w:bidi="ar-BH"/>
        </w:rPr>
        <w:t xml:space="preserve"> اخذ دروس مطابق با ثبت</w:t>
      </w:r>
      <w:r w:rsidR="00D51137">
        <w:rPr>
          <w:rFonts w:hint="cs"/>
          <w:sz w:val="24"/>
          <w:rtl/>
          <w:lang w:val="en-US" w:bidi="ar-BH"/>
        </w:rPr>
        <w:t>‌</w:t>
      </w:r>
      <w:r w:rsidRPr="00781EAA">
        <w:rPr>
          <w:sz w:val="24"/>
          <w:rtl/>
          <w:lang w:val="en-US" w:bidi="ar-BH"/>
        </w:rPr>
        <w:t>نام مقدماتی را اعمال کند.</w:t>
      </w:r>
    </w:p>
    <w:p w14:paraId="222CE093" w14:textId="77777777"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توانایی ایجاد گزارش از وضعیت ثبت نام دانشجو و همچنین برنامه درسی نهایی شده توسط او را داشته باشد.</w:t>
      </w:r>
    </w:p>
    <w:p w14:paraId="2EB02A9D" w14:textId="6BAD8F66" w:rsidR="0011674A" w:rsidRPr="00781EA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اطلاعات کافی از فرایند ثبت</w:t>
      </w:r>
      <w:r w:rsidR="00E464C5">
        <w:rPr>
          <w:rFonts w:hint="cs"/>
          <w:sz w:val="24"/>
          <w:rtl/>
          <w:lang w:val="en-US" w:bidi="ar-BH"/>
        </w:rPr>
        <w:t>‌</w:t>
      </w:r>
      <w:r w:rsidRPr="00781EAA">
        <w:rPr>
          <w:sz w:val="24"/>
          <w:rtl/>
          <w:lang w:val="en-US" w:bidi="ar-BH"/>
        </w:rPr>
        <w:t>نام</w:t>
      </w:r>
      <w:r w:rsidR="008213FD">
        <w:rPr>
          <w:rFonts w:hint="cs"/>
          <w:sz w:val="24"/>
          <w:rtl/>
          <w:lang w:val="en-US" w:bidi="ar-BH"/>
        </w:rPr>
        <w:t xml:space="preserve"> اصلی</w:t>
      </w:r>
      <w:r w:rsidRPr="00781EAA">
        <w:rPr>
          <w:sz w:val="24"/>
          <w:rtl/>
          <w:lang w:val="en-US" w:bidi="ar-BH"/>
        </w:rPr>
        <w:t xml:space="preserve"> را </w:t>
      </w:r>
      <w:r w:rsidR="0069734D">
        <w:rPr>
          <w:rFonts w:hint="cs"/>
          <w:sz w:val="24"/>
          <w:rtl/>
          <w:lang w:val="en-US" w:bidi="ar-BH"/>
        </w:rPr>
        <w:t xml:space="preserve">در قالب فایل </w:t>
      </w:r>
      <w:r w:rsidR="0069734D">
        <w:rPr>
          <w:sz w:val="24"/>
          <w:lang w:val="en-US" w:bidi="ar-BH"/>
        </w:rPr>
        <w:t>Excel</w:t>
      </w:r>
      <w:r w:rsidR="0069734D">
        <w:rPr>
          <w:rFonts w:hint="cs"/>
          <w:sz w:val="24"/>
          <w:rtl/>
          <w:lang w:val="en-US"/>
        </w:rPr>
        <w:t>، در</w:t>
      </w:r>
      <w:r w:rsidRPr="00781EAA">
        <w:rPr>
          <w:sz w:val="24"/>
          <w:rtl/>
          <w:lang w:val="en-US" w:bidi="ar-BH"/>
        </w:rPr>
        <w:t xml:space="preserve"> اختیار معاون آموزشی قرار دهد.</w:t>
      </w:r>
    </w:p>
    <w:p w14:paraId="375FA041" w14:textId="4E4E34CC" w:rsidR="0011674A" w:rsidRDefault="0011674A" w:rsidP="00E52300">
      <w:pPr>
        <w:pStyle w:val="ListParagraph"/>
        <w:numPr>
          <w:ilvl w:val="0"/>
          <w:numId w:val="2"/>
        </w:numPr>
        <w:spacing w:after="160" w:line="360" w:lineRule="auto"/>
        <w:rPr>
          <w:sz w:val="24"/>
          <w:lang w:val="en-US" w:bidi="ar-BH"/>
        </w:rPr>
      </w:pPr>
      <w:r w:rsidRPr="00781EAA">
        <w:rPr>
          <w:sz w:val="24"/>
          <w:rtl/>
          <w:lang w:val="en-US" w:bidi="ar-BH"/>
        </w:rPr>
        <w:t>سیستم باید اطلاعات نهایی شده را به گلستان به طور دقیق و مرتب ارسال کند.</w:t>
      </w:r>
    </w:p>
    <w:p w14:paraId="294C4E01" w14:textId="0034AFD5" w:rsidR="006F3FFF" w:rsidRDefault="006F3FFF" w:rsidP="00E52300">
      <w:pPr>
        <w:pStyle w:val="ListParagraph"/>
        <w:numPr>
          <w:ilvl w:val="0"/>
          <w:numId w:val="2"/>
        </w:numPr>
        <w:spacing w:after="160" w:line="360" w:lineRule="auto"/>
        <w:rPr>
          <w:sz w:val="24"/>
          <w:lang w:val="en-US" w:bidi="ar-BH"/>
        </w:rPr>
      </w:pPr>
      <w:r>
        <w:rPr>
          <w:rFonts w:hint="cs"/>
          <w:sz w:val="24"/>
          <w:rtl/>
          <w:lang w:val="en-US" w:bidi="ar-BH"/>
        </w:rPr>
        <w:t xml:space="preserve">سیستم باید به کاربر مهمان </w:t>
      </w:r>
      <w:r w:rsidR="000D7C26">
        <w:rPr>
          <w:rFonts w:hint="cs"/>
          <w:sz w:val="24"/>
          <w:rtl/>
          <w:lang w:val="en-US" w:bidi="ar-BH"/>
        </w:rPr>
        <w:t>توانایی</w:t>
      </w:r>
      <w:r>
        <w:rPr>
          <w:rFonts w:hint="cs"/>
          <w:sz w:val="24"/>
          <w:rtl/>
          <w:lang w:val="en-US" w:bidi="ar-BH"/>
        </w:rPr>
        <w:t xml:space="preserve"> </w:t>
      </w:r>
      <w:r w:rsidR="000D7C26">
        <w:rPr>
          <w:rFonts w:hint="cs"/>
          <w:sz w:val="24"/>
          <w:rtl/>
          <w:lang w:val="en-US" w:bidi="ar-BH"/>
        </w:rPr>
        <w:t xml:space="preserve">ساخت </w:t>
      </w:r>
      <w:r>
        <w:rPr>
          <w:rFonts w:hint="cs"/>
          <w:sz w:val="24"/>
          <w:rtl/>
          <w:lang w:val="en-US" w:bidi="ar-BH"/>
        </w:rPr>
        <w:t>برنامه هفتگی</w:t>
      </w:r>
      <w:r w:rsidR="00F8587D">
        <w:rPr>
          <w:rFonts w:hint="cs"/>
          <w:sz w:val="24"/>
          <w:rtl/>
          <w:lang w:val="en-US" w:bidi="ar-BH"/>
        </w:rPr>
        <w:t xml:space="preserve"> برای خود</w:t>
      </w:r>
      <w:r>
        <w:rPr>
          <w:rFonts w:hint="cs"/>
          <w:sz w:val="24"/>
          <w:rtl/>
          <w:lang w:val="en-US" w:bidi="ar-BH"/>
        </w:rPr>
        <w:t xml:space="preserve"> </w:t>
      </w:r>
      <w:r w:rsidR="00B411FE">
        <w:rPr>
          <w:rFonts w:hint="cs"/>
          <w:sz w:val="24"/>
          <w:rtl/>
          <w:lang w:val="en-US" w:bidi="ar-BH"/>
        </w:rPr>
        <w:t xml:space="preserve">بدهد </w:t>
      </w:r>
      <w:r>
        <w:rPr>
          <w:rFonts w:hint="cs"/>
          <w:sz w:val="24"/>
          <w:rtl/>
          <w:lang w:val="en-US" w:bidi="ar-BH"/>
        </w:rPr>
        <w:t>و در صورت نیاز</w:t>
      </w:r>
      <w:r w:rsidR="0072554C">
        <w:rPr>
          <w:rFonts w:hint="cs"/>
          <w:sz w:val="24"/>
          <w:rtl/>
          <w:lang w:val="en-US" w:bidi="ar-BH"/>
        </w:rPr>
        <w:t xml:space="preserve"> بتواند</w:t>
      </w:r>
      <w:r w:rsidR="003B347B">
        <w:rPr>
          <w:rFonts w:hint="cs"/>
          <w:sz w:val="24"/>
          <w:rtl/>
          <w:lang w:val="en-US" w:bidi="ar-BH"/>
        </w:rPr>
        <w:t xml:space="preserve"> آن را</w:t>
      </w:r>
      <w:r>
        <w:rPr>
          <w:rFonts w:hint="cs"/>
          <w:sz w:val="24"/>
          <w:rtl/>
          <w:lang w:val="en-US" w:bidi="ar-BH"/>
        </w:rPr>
        <w:t xml:space="preserve"> استخراج کند</w:t>
      </w:r>
      <w:r w:rsidR="00B411FE">
        <w:rPr>
          <w:rFonts w:hint="cs"/>
          <w:sz w:val="24"/>
          <w:rtl/>
          <w:lang w:val="en-US" w:bidi="ar-BH"/>
        </w:rPr>
        <w:t>.</w:t>
      </w:r>
    </w:p>
    <w:p w14:paraId="65014805" w14:textId="3017E48A" w:rsidR="00A32B5C" w:rsidRPr="009B6BEF" w:rsidRDefault="006F39CF" w:rsidP="00E52300">
      <w:pPr>
        <w:pStyle w:val="ListParagraph"/>
        <w:numPr>
          <w:ilvl w:val="0"/>
          <w:numId w:val="2"/>
        </w:numPr>
        <w:spacing w:after="160" w:line="360" w:lineRule="auto"/>
        <w:rPr>
          <w:color w:val="548DD4" w:themeColor="text2" w:themeTint="99"/>
          <w:sz w:val="24"/>
          <w:lang w:val="en-US" w:bidi="ar-BH"/>
        </w:rPr>
      </w:pPr>
      <w:r w:rsidRPr="009B6BEF">
        <w:rPr>
          <w:rFonts w:hint="cs"/>
          <w:color w:val="548DD4" w:themeColor="text2" w:themeTint="99"/>
          <w:sz w:val="24"/>
          <w:rtl/>
          <w:lang w:val="en-US" w:bidi="ar-BH"/>
        </w:rPr>
        <w:t xml:space="preserve">سیستم باید امکان </w:t>
      </w:r>
      <w:r w:rsidR="0069182D" w:rsidRPr="009B6BEF">
        <w:rPr>
          <w:rFonts w:hint="cs"/>
          <w:color w:val="548DD4" w:themeColor="text2" w:themeTint="99"/>
          <w:sz w:val="24"/>
          <w:rtl/>
          <w:lang w:val="en-US" w:bidi="ar-BH"/>
        </w:rPr>
        <w:t>ایجاد</w:t>
      </w:r>
      <w:r w:rsidRPr="009B6BEF">
        <w:rPr>
          <w:rFonts w:hint="cs"/>
          <w:color w:val="548DD4" w:themeColor="text2" w:themeTint="99"/>
          <w:sz w:val="24"/>
          <w:rtl/>
          <w:lang w:val="en-US" w:bidi="ar-BH"/>
        </w:rPr>
        <w:t>، ویرایش و یا حذف حساب‌های کاربری را برای مدیرسطح یک فراهم کند.</w:t>
      </w:r>
    </w:p>
    <w:p w14:paraId="1FA74E56" w14:textId="46863965" w:rsidR="00DA7200" w:rsidRPr="009B6BEF" w:rsidRDefault="00BB64D6" w:rsidP="00E52300">
      <w:pPr>
        <w:pStyle w:val="ListParagraph"/>
        <w:numPr>
          <w:ilvl w:val="0"/>
          <w:numId w:val="2"/>
        </w:numPr>
        <w:spacing w:after="160" w:line="360" w:lineRule="auto"/>
        <w:rPr>
          <w:color w:val="548DD4" w:themeColor="text2" w:themeTint="99"/>
          <w:sz w:val="24"/>
          <w:lang w:val="en-US" w:bidi="ar-BH"/>
        </w:rPr>
      </w:pPr>
      <w:r w:rsidRPr="009B6BEF">
        <w:rPr>
          <w:rFonts w:hint="cs"/>
          <w:color w:val="548DD4" w:themeColor="text2" w:themeTint="99"/>
          <w:sz w:val="24"/>
          <w:rtl/>
          <w:lang w:val="en-US" w:bidi="ar-BH"/>
        </w:rPr>
        <w:t>سیستم باید تو</w:t>
      </w:r>
      <w:r w:rsidR="009B6BEF">
        <w:rPr>
          <w:rFonts w:hint="cs"/>
          <w:color w:val="548DD4" w:themeColor="text2" w:themeTint="99"/>
          <w:sz w:val="24"/>
          <w:rtl/>
          <w:lang w:val="en-US" w:bidi="ar-BH"/>
        </w:rPr>
        <w:t>ا</w:t>
      </w:r>
      <w:r w:rsidRPr="009B6BEF">
        <w:rPr>
          <w:rFonts w:hint="cs"/>
          <w:color w:val="548DD4" w:themeColor="text2" w:themeTint="99"/>
          <w:sz w:val="24"/>
          <w:rtl/>
          <w:lang w:val="en-US" w:bidi="ar-BH"/>
        </w:rPr>
        <w:t>نایی بازیابی رمزعبور برای کاربران را داشته باشد.</w:t>
      </w:r>
    </w:p>
    <w:p w14:paraId="2B44C1FE" w14:textId="44305136" w:rsidR="009B6BEF" w:rsidRPr="00E77699" w:rsidRDefault="00806025"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bidi="ar-BH"/>
        </w:rPr>
        <w:t xml:space="preserve">سیستم باید توانایی </w:t>
      </w:r>
      <w:r w:rsidR="003522B1">
        <w:rPr>
          <w:rFonts w:hint="cs"/>
          <w:color w:val="548DD4" w:themeColor="text2" w:themeTint="99"/>
          <w:sz w:val="24"/>
          <w:rtl/>
          <w:lang w:val="en-US"/>
        </w:rPr>
        <w:t>نمایش دروس انتخابی دانشجو را در عملیات ترمیم داشته باشد.</w:t>
      </w:r>
    </w:p>
    <w:p w14:paraId="06048B5C" w14:textId="3FAFB8DE" w:rsidR="00E77699" w:rsidRPr="006F0B7B" w:rsidRDefault="00E77699"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rPr>
        <w:t>سیستم باید توانایی جستجوی کاربران را فراهم کند.</w:t>
      </w:r>
    </w:p>
    <w:p w14:paraId="5353E4CE" w14:textId="2A1DB273" w:rsidR="006F0B7B" w:rsidRPr="00EB7C37" w:rsidRDefault="006F0B7B"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rPr>
        <w:t>سیستم باید توانایی مدیریت درخواست‌های آموزشی از طرف دانشجو را داشته باشد.</w:t>
      </w:r>
    </w:p>
    <w:p w14:paraId="5053AED5" w14:textId="6C731D4C" w:rsidR="00EB7C37" w:rsidRPr="007E75AB" w:rsidRDefault="00EB7C37"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rPr>
        <w:t>سیستم باید امکان خروج از سیستم را ب</w:t>
      </w:r>
      <w:r w:rsidR="003323A9">
        <w:rPr>
          <w:rFonts w:hint="cs"/>
          <w:color w:val="548DD4" w:themeColor="text2" w:themeTint="99"/>
          <w:sz w:val="24"/>
          <w:rtl/>
          <w:lang w:val="en-US"/>
        </w:rPr>
        <w:t>رای</w:t>
      </w:r>
      <w:r>
        <w:rPr>
          <w:rFonts w:hint="cs"/>
          <w:color w:val="548DD4" w:themeColor="text2" w:themeTint="99"/>
          <w:sz w:val="24"/>
          <w:rtl/>
          <w:lang w:val="en-US"/>
        </w:rPr>
        <w:t xml:space="preserve"> کاربر </w:t>
      </w:r>
      <w:r w:rsidR="003323A9">
        <w:rPr>
          <w:rFonts w:hint="cs"/>
          <w:color w:val="548DD4" w:themeColor="text2" w:themeTint="99"/>
          <w:sz w:val="24"/>
          <w:rtl/>
          <w:lang w:val="en-US"/>
        </w:rPr>
        <w:t>فراهم کند</w:t>
      </w:r>
      <w:r>
        <w:rPr>
          <w:rFonts w:hint="cs"/>
          <w:color w:val="548DD4" w:themeColor="text2" w:themeTint="99"/>
          <w:sz w:val="24"/>
          <w:rtl/>
          <w:lang w:val="en-US"/>
        </w:rPr>
        <w:t>.</w:t>
      </w:r>
    </w:p>
    <w:p w14:paraId="1737D6EF" w14:textId="1A22BCB6" w:rsidR="007E75AB" w:rsidRPr="00D859B1" w:rsidRDefault="007E75AB"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rPr>
        <w:t>سیستم باید قابلیت دادن اجازه</w:t>
      </w:r>
      <w:r w:rsidR="009C43DE">
        <w:rPr>
          <w:rFonts w:hint="cs"/>
          <w:color w:val="548DD4" w:themeColor="text2" w:themeTint="99"/>
          <w:sz w:val="24"/>
          <w:rtl/>
          <w:lang w:val="en-US"/>
        </w:rPr>
        <w:t>‌ی</w:t>
      </w:r>
      <w:r>
        <w:rPr>
          <w:rFonts w:hint="cs"/>
          <w:color w:val="548DD4" w:themeColor="text2" w:themeTint="99"/>
          <w:sz w:val="24"/>
          <w:rtl/>
          <w:lang w:val="en-US"/>
        </w:rPr>
        <w:t xml:space="preserve"> مشاهده برنامه‌ی </w:t>
      </w:r>
      <w:r w:rsidR="00AD1429">
        <w:rPr>
          <w:rFonts w:hint="cs"/>
          <w:color w:val="548DD4" w:themeColor="text2" w:themeTint="99"/>
          <w:sz w:val="24"/>
          <w:rtl/>
          <w:lang w:val="en-US"/>
        </w:rPr>
        <w:t>پیشنهادی</w:t>
      </w:r>
      <w:r>
        <w:rPr>
          <w:rFonts w:hint="cs"/>
          <w:color w:val="548DD4" w:themeColor="text2" w:themeTint="99"/>
          <w:sz w:val="24"/>
          <w:rtl/>
          <w:lang w:val="en-US"/>
        </w:rPr>
        <w:t xml:space="preserve"> کاربر را به مدیر سطح دو بدهد.</w:t>
      </w:r>
    </w:p>
    <w:p w14:paraId="41AE5939" w14:textId="4F0F12B5" w:rsidR="00D859B1" w:rsidRPr="00247EAA" w:rsidRDefault="00D859B1" w:rsidP="00E52300">
      <w:pPr>
        <w:pStyle w:val="ListParagraph"/>
        <w:numPr>
          <w:ilvl w:val="0"/>
          <w:numId w:val="2"/>
        </w:numPr>
        <w:spacing w:after="160" w:line="360" w:lineRule="auto"/>
        <w:rPr>
          <w:sz w:val="24"/>
          <w:lang w:val="en-US" w:bidi="ar-BH"/>
        </w:rPr>
      </w:pPr>
      <w:r>
        <w:rPr>
          <w:rFonts w:hint="cs"/>
          <w:color w:val="548DD4" w:themeColor="text2" w:themeTint="99"/>
          <w:sz w:val="24"/>
          <w:rtl/>
          <w:lang w:val="en-US"/>
        </w:rPr>
        <w:t xml:space="preserve">سیستم باید </w:t>
      </w:r>
      <w:r w:rsidR="000323D2">
        <w:rPr>
          <w:rFonts w:hint="cs"/>
          <w:color w:val="548DD4" w:themeColor="text2" w:themeTint="99"/>
          <w:sz w:val="24"/>
          <w:rtl/>
          <w:lang w:val="en-US"/>
        </w:rPr>
        <w:t>توانایی پشتیبانی از سیستم پرسش و پاسخ</w:t>
      </w:r>
      <w:r w:rsidR="00651408">
        <w:rPr>
          <w:rFonts w:hint="cs"/>
          <w:color w:val="548DD4" w:themeColor="text2" w:themeTint="99"/>
          <w:sz w:val="24"/>
          <w:rtl/>
          <w:lang w:val="en-US"/>
        </w:rPr>
        <w:t>‌های</w:t>
      </w:r>
      <w:r w:rsidR="007B238A">
        <w:rPr>
          <w:rFonts w:hint="cs"/>
          <w:color w:val="548DD4" w:themeColor="text2" w:themeTint="99"/>
          <w:sz w:val="24"/>
          <w:rtl/>
          <w:lang w:val="en-US"/>
        </w:rPr>
        <w:t xml:space="preserve"> متداول</w:t>
      </w:r>
      <w:r w:rsidR="000323D2">
        <w:rPr>
          <w:rFonts w:hint="cs"/>
          <w:color w:val="548DD4" w:themeColor="text2" w:themeTint="99"/>
          <w:sz w:val="24"/>
          <w:rtl/>
          <w:lang w:val="en-US"/>
        </w:rPr>
        <w:t xml:space="preserve"> را داشته باشد.</w:t>
      </w:r>
    </w:p>
    <w:p w14:paraId="104D8BD7" w14:textId="3C2572B3" w:rsidR="00247EAA" w:rsidRPr="00247EAA" w:rsidRDefault="00247EAA" w:rsidP="00247EAA">
      <w:pPr>
        <w:numPr>
          <w:ilvl w:val="0"/>
          <w:numId w:val="2"/>
        </w:numPr>
        <w:spacing w:after="160" w:line="360" w:lineRule="auto"/>
        <w:contextualSpacing/>
        <w:rPr>
          <w:rFonts w:eastAsia="Times New Roman"/>
          <w:sz w:val="24"/>
          <w:lang w:val="en-US" w:bidi="ar-BH"/>
        </w:rPr>
      </w:pPr>
      <w:r w:rsidRPr="00247EAA">
        <w:rPr>
          <w:rFonts w:eastAsia="Times New Roman"/>
          <w:color w:val="548DD4" w:themeColor="text2" w:themeTint="99"/>
          <w:sz w:val="24"/>
          <w:rtl/>
          <w:lang w:val="en-US"/>
        </w:rPr>
        <w:lastRenderedPageBreak/>
        <w:t xml:space="preserve">سیستم باید </w:t>
      </w:r>
      <w:r>
        <w:rPr>
          <w:rFonts w:eastAsia="Times New Roman" w:hint="cs"/>
          <w:color w:val="548DD4" w:themeColor="text2" w:themeTint="99"/>
          <w:sz w:val="24"/>
          <w:rtl/>
          <w:lang w:val="en-US"/>
        </w:rPr>
        <w:t>توانایی</w:t>
      </w:r>
      <w:r w:rsidRPr="00247EAA">
        <w:rPr>
          <w:rFonts w:eastAsia="Times New Roman"/>
          <w:color w:val="548DD4" w:themeColor="text2" w:themeTint="99"/>
          <w:sz w:val="24"/>
          <w:rtl/>
          <w:lang w:val="en-US"/>
        </w:rPr>
        <w:t xml:space="preserve"> حذف دروس </w:t>
      </w:r>
      <w:r>
        <w:rPr>
          <w:rFonts w:eastAsia="Times New Roman" w:hint="cs"/>
          <w:color w:val="548DD4" w:themeColor="text2" w:themeTint="99"/>
          <w:sz w:val="24"/>
          <w:rtl/>
          <w:lang w:val="en-US"/>
        </w:rPr>
        <w:t>را برای مدیر سطح دو فراهم کند.</w:t>
      </w:r>
    </w:p>
    <w:p w14:paraId="107E9715" w14:textId="38F93AF7" w:rsidR="0011674A" w:rsidRPr="00066B49" w:rsidRDefault="0076759B" w:rsidP="00642770">
      <w:pPr>
        <w:pStyle w:val="Heading3"/>
        <w:numPr>
          <w:ilvl w:val="2"/>
          <w:numId w:val="26"/>
        </w:numPr>
        <w:rPr>
          <w:rtl/>
        </w:rPr>
      </w:pPr>
      <w:bookmarkStart w:id="31" w:name="_Toc59664212"/>
      <w:r>
        <w:rPr>
          <w:rFonts w:hint="cs"/>
          <w:rtl/>
        </w:rPr>
        <w:t xml:space="preserve">نیازمندی‌های </w:t>
      </w:r>
      <w:r w:rsidR="0011674A" w:rsidRPr="00066B49">
        <w:rPr>
          <w:rtl/>
        </w:rPr>
        <w:t>کارایی</w:t>
      </w:r>
      <w:bookmarkEnd w:id="31"/>
    </w:p>
    <w:p w14:paraId="6376B8AC" w14:textId="6D05BB21" w:rsidR="0011674A" w:rsidRPr="00D75020" w:rsidRDefault="0011674A" w:rsidP="00E52300">
      <w:pPr>
        <w:pStyle w:val="ListParagraph"/>
        <w:numPr>
          <w:ilvl w:val="0"/>
          <w:numId w:val="3"/>
        </w:numPr>
        <w:spacing w:after="160" w:line="360" w:lineRule="auto"/>
        <w:rPr>
          <w:sz w:val="24"/>
          <w:rtl/>
          <w:lang w:bidi="ar-BH"/>
        </w:rPr>
      </w:pPr>
      <w:r w:rsidRPr="00D75020">
        <w:rPr>
          <w:sz w:val="24"/>
          <w:rtl/>
          <w:lang w:bidi="ar-BH"/>
        </w:rPr>
        <w:t>سامانه ساوا باید</w:t>
      </w:r>
      <w:r w:rsidR="000E22AC">
        <w:rPr>
          <w:rFonts w:hint="cs"/>
          <w:sz w:val="24"/>
          <w:rtl/>
          <w:lang w:bidi="ar-BH"/>
        </w:rPr>
        <w:t xml:space="preserve"> </w:t>
      </w:r>
      <w:r w:rsidR="000E22AC" w:rsidRPr="00D75020">
        <w:rPr>
          <w:sz w:val="24"/>
          <w:rtl/>
          <w:lang w:bidi="ar-BH"/>
        </w:rPr>
        <w:t>توانایی</w:t>
      </w:r>
      <w:r w:rsidRPr="00D75020">
        <w:rPr>
          <w:sz w:val="24"/>
          <w:rtl/>
          <w:lang w:bidi="ar-BH"/>
        </w:rPr>
        <w:t xml:space="preserve"> پاسخگویی</w:t>
      </w:r>
      <w:r w:rsidR="000E22AC">
        <w:rPr>
          <w:rFonts w:hint="cs"/>
          <w:sz w:val="24"/>
          <w:rtl/>
          <w:lang w:bidi="ar-BH"/>
        </w:rPr>
        <w:t xml:space="preserve"> </w:t>
      </w:r>
      <w:r w:rsidR="000E22AC" w:rsidRPr="00D75020">
        <w:rPr>
          <w:sz w:val="24"/>
          <w:rtl/>
          <w:lang w:bidi="ar-BH"/>
        </w:rPr>
        <w:t>همزمان</w:t>
      </w:r>
      <w:r w:rsidRPr="00D75020">
        <w:rPr>
          <w:sz w:val="24"/>
          <w:rtl/>
          <w:lang w:bidi="ar-BH"/>
        </w:rPr>
        <w:t xml:space="preserve"> به </w:t>
      </w:r>
      <w:r w:rsidR="00D75020" w:rsidRPr="00D75020">
        <w:rPr>
          <w:rFonts w:hint="cs"/>
          <w:sz w:val="24"/>
          <w:rtl/>
          <w:lang w:bidi="ar-BH"/>
        </w:rPr>
        <w:t>5000</w:t>
      </w:r>
      <w:r w:rsidRPr="00D75020">
        <w:rPr>
          <w:sz w:val="24"/>
          <w:rtl/>
          <w:lang w:bidi="ar-BH"/>
        </w:rPr>
        <w:t xml:space="preserve"> کاربر را داشته باشد</w:t>
      </w:r>
      <w:r w:rsidR="00796E57">
        <w:rPr>
          <w:rFonts w:hint="cs"/>
          <w:sz w:val="24"/>
          <w:rtl/>
          <w:lang w:bidi="ar-BH"/>
        </w:rPr>
        <w:t>.</w:t>
      </w:r>
    </w:p>
    <w:p w14:paraId="5C979997" w14:textId="16B9E62B" w:rsidR="0011674A" w:rsidRPr="0083054F" w:rsidRDefault="0011674A" w:rsidP="00E52300">
      <w:pPr>
        <w:pStyle w:val="ListParagraph"/>
        <w:numPr>
          <w:ilvl w:val="0"/>
          <w:numId w:val="3"/>
        </w:numPr>
        <w:spacing w:after="160" w:line="360" w:lineRule="auto"/>
        <w:rPr>
          <w:color w:val="FFC000"/>
          <w:sz w:val="24"/>
          <w:lang w:bidi="ar-BH"/>
        </w:rPr>
      </w:pPr>
      <w:r w:rsidRPr="0083054F">
        <w:rPr>
          <w:sz w:val="24"/>
          <w:rtl/>
          <w:lang w:bidi="ar-BH"/>
        </w:rPr>
        <w:t>سامانه ساوا باید در هنگام ثبت نام اصلی 99% زمان</w:t>
      </w:r>
      <w:r w:rsidR="00B101C9">
        <w:rPr>
          <w:rFonts w:hint="cs"/>
          <w:sz w:val="24"/>
          <w:rtl/>
          <w:lang w:bidi="ar-BH"/>
        </w:rPr>
        <w:t>‌</w:t>
      </w:r>
      <w:r w:rsidRPr="0083054F">
        <w:rPr>
          <w:sz w:val="24"/>
          <w:rtl/>
          <w:lang w:bidi="ar-BH"/>
        </w:rPr>
        <w:t>ها در دسترس باشد.</w:t>
      </w:r>
    </w:p>
    <w:p w14:paraId="3EEC2067" w14:textId="77777777" w:rsidR="0011674A" w:rsidRPr="0083054F" w:rsidRDefault="0011674A" w:rsidP="00E52300">
      <w:pPr>
        <w:pStyle w:val="ListParagraph"/>
        <w:numPr>
          <w:ilvl w:val="0"/>
          <w:numId w:val="3"/>
        </w:numPr>
        <w:spacing w:after="160" w:line="360" w:lineRule="auto"/>
        <w:rPr>
          <w:sz w:val="24"/>
          <w:lang w:bidi="ar-BH"/>
        </w:rPr>
      </w:pPr>
      <w:r w:rsidRPr="0083054F">
        <w:rPr>
          <w:sz w:val="24"/>
          <w:rtl/>
          <w:lang w:bidi="ar-BH"/>
        </w:rPr>
        <w:t>اگر در فرایند انتخاب واحد، عملیات انتخاب واحد کاربر به مشکلی برخورد، سامانه ساوا باید بتواند اطلاعات ثبت شده توسط کاربر را ذخیره و نگهداری کند.</w:t>
      </w:r>
    </w:p>
    <w:p w14:paraId="03A3F480" w14:textId="77777777" w:rsidR="0011674A" w:rsidRPr="0083054F" w:rsidRDefault="0011674A" w:rsidP="00E52300">
      <w:pPr>
        <w:pStyle w:val="ListParagraph"/>
        <w:numPr>
          <w:ilvl w:val="0"/>
          <w:numId w:val="3"/>
        </w:numPr>
        <w:spacing w:after="160" w:line="360" w:lineRule="auto"/>
        <w:rPr>
          <w:sz w:val="24"/>
          <w:lang w:bidi="ar-BH"/>
        </w:rPr>
      </w:pPr>
      <w:r w:rsidRPr="0083054F">
        <w:rPr>
          <w:sz w:val="24"/>
          <w:rtl/>
          <w:lang w:bidi="ar-BH"/>
        </w:rPr>
        <w:t>سامانه ساوا باید اطلاعات مهم کاربر مانند «رمز عبور» را رمزگذاری کرده و همچنین از امنیت اطلاعات ثبت شده کاربران اطمینان حاصل کند.</w:t>
      </w:r>
    </w:p>
    <w:p w14:paraId="43E78740" w14:textId="77777777" w:rsidR="0011674A" w:rsidRPr="0083054F" w:rsidRDefault="0011674A" w:rsidP="00E52300">
      <w:pPr>
        <w:pStyle w:val="ListParagraph"/>
        <w:numPr>
          <w:ilvl w:val="0"/>
          <w:numId w:val="3"/>
        </w:numPr>
        <w:spacing w:after="160" w:line="360" w:lineRule="auto"/>
        <w:rPr>
          <w:sz w:val="24"/>
          <w:lang w:bidi="ar-BH"/>
        </w:rPr>
      </w:pPr>
      <w:r w:rsidRPr="0083054F">
        <w:rPr>
          <w:sz w:val="24"/>
          <w:rtl/>
          <w:lang w:bidi="ar-BH"/>
        </w:rPr>
        <w:t>سامانه ساوا باید از واسط کاربری و همچنین تجربه کاربری خوبی برخوردار باشد.</w:t>
      </w:r>
    </w:p>
    <w:p w14:paraId="243C774C" w14:textId="1B979F17" w:rsidR="0011674A" w:rsidRPr="0071298C" w:rsidRDefault="005A5D5C" w:rsidP="00E52300">
      <w:pPr>
        <w:pStyle w:val="ListParagraph"/>
        <w:numPr>
          <w:ilvl w:val="0"/>
          <w:numId w:val="3"/>
        </w:numPr>
        <w:spacing w:after="160" w:line="360" w:lineRule="auto"/>
        <w:rPr>
          <w:sz w:val="24"/>
          <w:lang w:bidi="ar-BH"/>
        </w:rPr>
      </w:pPr>
      <w:r w:rsidRPr="0071298C">
        <w:rPr>
          <w:sz w:val="24"/>
          <w:rtl/>
          <w:lang w:bidi="ar-BH"/>
        </w:rPr>
        <w:t>زمان پاسخگویی</w:t>
      </w:r>
      <w:r w:rsidR="0071298C">
        <w:rPr>
          <w:rFonts w:hint="cs"/>
          <w:sz w:val="24"/>
          <w:rtl/>
          <w:lang w:bidi="ar-BH"/>
        </w:rPr>
        <w:t xml:space="preserve"> به درخواست</w:t>
      </w:r>
      <w:r w:rsidR="000E0F8D">
        <w:rPr>
          <w:rFonts w:hint="cs"/>
          <w:sz w:val="24"/>
          <w:rtl/>
          <w:lang w:bidi="ar-BH"/>
        </w:rPr>
        <w:t>‌</w:t>
      </w:r>
      <w:r w:rsidR="0071298C">
        <w:rPr>
          <w:rFonts w:hint="cs"/>
          <w:sz w:val="24"/>
          <w:rtl/>
          <w:lang w:bidi="ar-BH"/>
        </w:rPr>
        <w:t>های کاربر در هنگام ثبت</w:t>
      </w:r>
      <w:r w:rsidR="007E664D">
        <w:rPr>
          <w:rFonts w:hint="cs"/>
          <w:sz w:val="24"/>
          <w:rtl/>
          <w:lang w:bidi="ar-BH"/>
        </w:rPr>
        <w:t>‌</w:t>
      </w:r>
      <w:r w:rsidR="0071298C">
        <w:rPr>
          <w:rFonts w:hint="cs"/>
          <w:sz w:val="24"/>
          <w:rtl/>
          <w:lang w:bidi="ar-BH"/>
        </w:rPr>
        <w:t>نام اصلی و ثبت</w:t>
      </w:r>
      <w:r w:rsidR="007E664D">
        <w:rPr>
          <w:rFonts w:hint="cs"/>
          <w:sz w:val="24"/>
          <w:rtl/>
          <w:lang w:bidi="ar-BH"/>
        </w:rPr>
        <w:t>‌</w:t>
      </w:r>
      <w:r w:rsidR="0071298C">
        <w:rPr>
          <w:rFonts w:hint="cs"/>
          <w:sz w:val="24"/>
          <w:rtl/>
          <w:lang w:bidi="ar-BH"/>
        </w:rPr>
        <w:t>نام مقدماتی حداکثر 300 میلی</w:t>
      </w:r>
      <w:r w:rsidR="00D03620">
        <w:rPr>
          <w:rFonts w:hint="cs"/>
          <w:sz w:val="24"/>
          <w:rtl/>
          <w:lang w:bidi="ar-BH"/>
        </w:rPr>
        <w:t>‌</w:t>
      </w:r>
      <w:r w:rsidR="0071298C">
        <w:rPr>
          <w:rFonts w:hint="cs"/>
          <w:sz w:val="24"/>
          <w:rtl/>
          <w:lang w:bidi="ar-BH"/>
        </w:rPr>
        <w:t>ثانیه و در فرایند</w:t>
      </w:r>
      <w:r w:rsidR="009B7467">
        <w:rPr>
          <w:rFonts w:hint="cs"/>
          <w:sz w:val="24"/>
          <w:rtl/>
          <w:lang w:bidi="ar-BH"/>
        </w:rPr>
        <w:t>ه</w:t>
      </w:r>
      <w:r w:rsidR="0071298C">
        <w:rPr>
          <w:rFonts w:hint="cs"/>
          <w:sz w:val="24"/>
          <w:rtl/>
          <w:lang w:bidi="ar-BH"/>
        </w:rPr>
        <w:t>ای دیگر حداکثر 2 ثانیه می</w:t>
      </w:r>
      <w:r w:rsidR="00FE4E5B">
        <w:rPr>
          <w:rFonts w:hint="cs"/>
          <w:sz w:val="24"/>
          <w:rtl/>
          <w:lang w:bidi="ar-BH"/>
        </w:rPr>
        <w:t>‌</w:t>
      </w:r>
      <w:r w:rsidR="0071298C">
        <w:rPr>
          <w:rFonts w:hint="cs"/>
          <w:sz w:val="24"/>
          <w:rtl/>
          <w:lang w:bidi="ar-BH"/>
        </w:rPr>
        <w:t>باشد.</w:t>
      </w:r>
    </w:p>
    <w:p w14:paraId="3EB9584E" w14:textId="77777777" w:rsidR="0011674A" w:rsidRPr="00066B49" w:rsidRDefault="0011674A" w:rsidP="00642770">
      <w:pPr>
        <w:pStyle w:val="Heading3"/>
        <w:numPr>
          <w:ilvl w:val="2"/>
          <w:numId w:val="26"/>
        </w:numPr>
        <w:rPr>
          <w:rtl/>
        </w:rPr>
      </w:pPr>
      <w:bookmarkStart w:id="32" w:name="_Toc59664213"/>
      <w:r w:rsidRPr="00066B49">
        <w:rPr>
          <w:rtl/>
        </w:rPr>
        <w:t>قیود طراحی</w:t>
      </w:r>
      <w:bookmarkEnd w:id="32"/>
    </w:p>
    <w:p w14:paraId="677D7CEE" w14:textId="11AABA55" w:rsidR="0011674A" w:rsidRPr="005A5D5C" w:rsidRDefault="0011674A" w:rsidP="00E52300">
      <w:pPr>
        <w:pStyle w:val="ListParagraph"/>
        <w:numPr>
          <w:ilvl w:val="0"/>
          <w:numId w:val="4"/>
        </w:numPr>
        <w:spacing w:after="160" w:line="360" w:lineRule="auto"/>
        <w:rPr>
          <w:sz w:val="24"/>
          <w:lang w:bidi="ar-BH"/>
        </w:rPr>
      </w:pPr>
      <w:r w:rsidRPr="005A5D5C">
        <w:rPr>
          <w:sz w:val="24"/>
          <w:rtl/>
          <w:lang w:bidi="ar-BH"/>
        </w:rPr>
        <w:t>سامانه ساوا باید در دستگاه</w:t>
      </w:r>
      <w:r w:rsidR="009F7E05">
        <w:rPr>
          <w:rFonts w:hint="cs"/>
          <w:sz w:val="24"/>
          <w:rtl/>
          <w:lang w:bidi="ar-BH"/>
        </w:rPr>
        <w:t>‌</w:t>
      </w:r>
      <w:r w:rsidRPr="005A5D5C">
        <w:rPr>
          <w:sz w:val="24"/>
          <w:rtl/>
          <w:lang w:bidi="ar-BH"/>
        </w:rPr>
        <w:t>های موبایل و تبلت بصورت واکنشگرا نمایش داده شود.</w:t>
      </w:r>
    </w:p>
    <w:p w14:paraId="542E9312" w14:textId="77777777" w:rsidR="0011674A" w:rsidRPr="005A5D5C" w:rsidRDefault="0011674A" w:rsidP="00E52300">
      <w:pPr>
        <w:pStyle w:val="ListParagraph"/>
        <w:numPr>
          <w:ilvl w:val="0"/>
          <w:numId w:val="4"/>
        </w:numPr>
        <w:spacing w:after="160" w:line="360" w:lineRule="auto"/>
        <w:rPr>
          <w:sz w:val="24"/>
          <w:lang w:bidi="ar-BH"/>
        </w:rPr>
      </w:pPr>
      <w:r w:rsidRPr="005A5D5C">
        <w:rPr>
          <w:sz w:val="24"/>
          <w:rtl/>
          <w:lang w:bidi="ar-BH"/>
        </w:rPr>
        <w:t>در سامانه ساوا، معاون آموزشی توانایی تغییر برنامه دانشجو را نداشته باشد. همچنین اگر دانشجو به معاون آموزشی اجازه مشاهده برنامه هفتگی خود را بدهد، معاون آموزشی توانایی ویرایش آن را ندارد.</w:t>
      </w:r>
    </w:p>
    <w:p w14:paraId="19CD06DD" w14:textId="3AFAF63B" w:rsidR="0011674A" w:rsidRPr="00064A5F" w:rsidRDefault="0011674A" w:rsidP="00E52300">
      <w:pPr>
        <w:pStyle w:val="ListParagraph"/>
        <w:numPr>
          <w:ilvl w:val="0"/>
          <w:numId w:val="4"/>
        </w:numPr>
        <w:spacing w:after="160" w:line="360" w:lineRule="auto"/>
        <w:rPr>
          <w:sz w:val="24"/>
          <w:lang w:bidi="ar-BH"/>
        </w:rPr>
      </w:pPr>
      <w:r w:rsidRPr="00064A5F">
        <w:rPr>
          <w:sz w:val="24"/>
          <w:rtl/>
          <w:lang w:bidi="ar-BH"/>
        </w:rPr>
        <w:t xml:space="preserve">مدیر سطح یک </w:t>
      </w:r>
      <w:r w:rsidR="00064A5F">
        <w:rPr>
          <w:rFonts w:hint="cs"/>
          <w:sz w:val="24"/>
          <w:rtl/>
          <w:lang w:bidi="ar-BH"/>
        </w:rPr>
        <w:t>علاوه بر توانایی انجام عملیات</w:t>
      </w:r>
      <w:r w:rsidR="002E7EE0">
        <w:rPr>
          <w:rFonts w:hint="cs"/>
          <w:sz w:val="24"/>
          <w:rtl/>
          <w:lang w:bidi="ar-BH"/>
        </w:rPr>
        <w:t>‌</w:t>
      </w:r>
      <w:r w:rsidR="00064A5F">
        <w:rPr>
          <w:rFonts w:hint="cs"/>
          <w:sz w:val="24"/>
          <w:rtl/>
          <w:lang w:bidi="ar-BH"/>
        </w:rPr>
        <w:t xml:space="preserve">های واسطهای کاربری دیگر، </w:t>
      </w:r>
      <w:r w:rsidRPr="00064A5F">
        <w:rPr>
          <w:sz w:val="24"/>
          <w:rtl/>
          <w:lang w:bidi="ar-BH"/>
        </w:rPr>
        <w:t>توانایی تعریف، تغییر و حذف حساب</w:t>
      </w:r>
      <w:r w:rsidR="00F167BC">
        <w:rPr>
          <w:rFonts w:hint="cs"/>
          <w:sz w:val="24"/>
          <w:rtl/>
          <w:lang w:bidi="ar-BH"/>
        </w:rPr>
        <w:t>‌</w:t>
      </w:r>
      <w:r w:rsidRPr="00064A5F">
        <w:rPr>
          <w:sz w:val="24"/>
          <w:rtl/>
          <w:lang w:bidi="ar-BH"/>
        </w:rPr>
        <w:t>کاربری دانشجویان و معاون آموزشی را داشته باشد.</w:t>
      </w:r>
    </w:p>
    <w:p w14:paraId="698D0048" w14:textId="6C51E986" w:rsidR="0011674A" w:rsidRPr="005A5D5C" w:rsidRDefault="0011674A" w:rsidP="00E52300">
      <w:pPr>
        <w:pStyle w:val="ListParagraph"/>
        <w:numPr>
          <w:ilvl w:val="0"/>
          <w:numId w:val="4"/>
        </w:numPr>
        <w:spacing w:after="160" w:line="360" w:lineRule="auto"/>
        <w:rPr>
          <w:sz w:val="24"/>
          <w:lang w:bidi="ar-BH"/>
        </w:rPr>
      </w:pPr>
      <w:r w:rsidRPr="005A5D5C">
        <w:rPr>
          <w:sz w:val="24"/>
          <w:rtl/>
          <w:lang w:bidi="ar-BH"/>
        </w:rPr>
        <w:t>هر دانشجو در زمان ثبت</w:t>
      </w:r>
      <w:r w:rsidR="002D4830">
        <w:rPr>
          <w:rFonts w:hint="cs"/>
          <w:sz w:val="24"/>
          <w:rtl/>
          <w:lang w:bidi="ar-BH"/>
        </w:rPr>
        <w:t>‌</w:t>
      </w:r>
      <w:r w:rsidRPr="005A5D5C">
        <w:rPr>
          <w:sz w:val="24"/>
          <w:rtl/>
          <w:lang w:bidi="ar-BH"/>
        </w:rPr>
        <w:t>نام مقدماتی فقط توانایی انتخاب حداکثر 20 واحد و حداقل 12 واحد را از بین دروس ارائه شده</w:t>
      </w:r>
      <w:r w:rsidR="00566C6D">
        <w:rPr>
          <w:rFonts w:hint="cs"/>
          <w:sz w:val="24"/>
          <w:rtl/>
          <w:lang w:bidi="ar-BH"/>
        </w:rPr>
        <w:t>،</w:t>
      </w:r>
      <w:r w:rsidRPr="005A5D5C">
        <w:rPr>
          <w:sz w:val="24"/>
          <w:rtl/>
          <w:lang w:bidi="ar-BH"/>
        </w:rPr>
        <w:t xml:space="preserve"> دارد.</w:t>
      </w:r>
    </w:p>
    <w:p w14:paraId="6150CC9B" w14:textId="0D2967A5" w:rsidR="0011674A" w:rsidRPr="005A5D5C" w:rsidRDefault="0011674A" w:rsidP="00E52300">
      <w:pPr>
        <w:pStyle w:val="ListParagraph"/>
        <w:numPr>
          <w:ilvl w:val="0"/>
          <w:numId w:val="4"/>
        </w:numPr>
        <w:spacing w:after="160" w:line="360" w:lineRule="auto"/>
        <w:rPr>
          <w:sz w:val="24"/>
          <w:lang w:bidi="ar-BH"/>
        </w:rPr>
      </w:pPr>
      <w:r w:rsidRPr="005A5D5C">
        <w:rPr>
          <w:sz w:val="24"/>
          <w:rtl/>
          <w:lang w:bidi="ar-BH"/>
        </w:rPr>
        <w:t>هر دانشجو در زمان ثبت</w:t>
      </w:r>
      <w:r w:rsidR="001E27B4">
        <w:rPr>
          <w:rFonts w:hint="cs"/>
          <w:sz w:val="24"/>
          <w:rtl/>
          <w:lang w:bidi="ar-BH"/>
        </w:rPr>
        <w:t>‌</w:t>
      </w:r>
      <w:r w:rsidRPr="005A5D5C">
        <w:rPr>
          <w:sz w:val="24"/>
          <w:rtl/>
          <w:lang w:bidi="ar-BH"/>
        </w:rPr>
        <w:t>نام اصلی باید حداقل 60% درصد از دروسی که در ثبت</w:t>
      </w:r>
      <w:r w:rsidR="00480CE8">
        <w:rPr>
          <w:rFonts w:hint="cs"/>
          <w:sz w:val="24"/>
          <w:rtl/>
          <w:lang w:bidi="ar-BH"/>
        </w:rPr>
        <w:t>‌</w:t>
      </w:r>
      <w:r w:rsidRPr="005A5D5C">
        <w:rPr>
          <w:sz w:val="24"/>
          <w:rtl/>
          <w:lang w:bidi="ar-BH"/>
        </w:rPr>
        <w:t>نام مقدماتی انتخاب کرده است را اخذ نماید.</w:t>
      </w:r>
    </w:p>
    <w:p w14:paraId="17064CFD" w14:textId="19DACB55" w:rsidR="005A3FC8" w:rsidRPr="003D59E2" w:rsidRDefault="0011674A" w:rsidP="00E52300">
      <w:pPr>
        <w:pStyle w:val="ListParagraph"/>
        <w:numPr>
          <w:ilvl w:val="0"/>
          <w:numId w:val="4"/>
        </w:numPr>
        <w:spacing w:after="160" w:line="360" w:lineRule="auto"/>
        <w:rPr>
          <w:sz w:val="24"/>
          <w:lang w:bidi="ar-BH"/>
        </w:rPr>
      </w:pPr>
      <w:r w:rsidRPr="005A5D5C">
        <w:rPr>
          <w:sz w:val="24"/>
          <w:rtl/>
          <w:lang w:bidi="ar-BH"/>
        </w:rPr>
        <w:t>پس از اتمام فرایند ثبت</w:t>
      </w:r>
      <w:r w:rsidR="00386C15">
        <w:rPr>
          <w:rFonts w:hint="cs"/>
          <w:sz w:val="24"/>
          <w:rtl/>
          <w:lang w:bidi="ar-BH"/>
        </w:rPr>
        <w:t>‌</w:t>
      </w:r>
      <w:r w:rsidRPr="005A5D5C">
        <w:rPr>
          <w:sz w:val="24"/>
          <w:rtl/>
          <w:lang w:bidi="ar-BH"/>
        </w:rPr>
        <w:t>نام اصلی، سامانه نباید اجازه دسترسی به آن صفحه را به دانشجویان بدهد.</w:t>
      </w:r>
    </w:p>
    <w:p w14:paraId="7510A4BF" w14:textId="5132AFBA" w:rsidR="0011674A" w:rsidRPr="00C757A5" w:rsidRDefault="0011674A" w:rsidP="00642770">
      <w:pPr>
        <w:pStyle w:val="Heading3"/>
        <w:numPr>
          <w:ilvl w:val="2"/>
          <w:numId w:val="26"/>
        </w:numPr>
        <w:rPr>
          <w:rtl/>
        </w:rPr>
      </w:pPr>
      <w:bookmarkStart w:id="33" w:name="_Toc59664214"/>
      <w:r w:rsidRPr="00C757A5">
        <w:rPr>
          <w:rtl/>
        </w:rPr>
        <w:t>صفت</w:t>
      </w:r>
      <w:r w:rsidR="0057378D">
        <w:rPr>
          <w:rFonts w:hint="cs"/>
          <w:rtl/>
        </w:rPr>
        <w:t>‌</w:t>
      </w:r>
      <w:r w:rsidRPr="00C757A5">
        <w:rPr>
          <w:rtl/>
        </w:rPr>
        <w:t>های سیستم نرم</w:t>
      </w:r>
      <w:r w:rsidR="009D6A4F">
        <w:rPr>
          <w:rFonts w:hint="cs"/>
          <w:rtl/>
        </w:rPr>
        <w:t>‌</w:t>
      </w:r>
      <w:r w:rsidRPr="00C757A5">
        <w:rPr>
          <w:rtl/>
        </w:rPr>
        <w:t>افزاری</w:t>
      </w:r>
      <w:bookmarkEnd w:id="33"/>
    </w:p>
    <w:p w14:paraId="1A8D1D43" w14:textId="77777777" w:rsidR="0011674A" w:rsidRPr="005A5D5C" w:rsidRDefault="0011674A" w:rsidP="00E52300">
      <w:pPr>
        <w:pStyle w:val="ListParagraph"/>
        <w:numPr>
          <w:ilvl w:val="0"/>
          <w:numId w:val="5"/>
        </w:numPr>
        <w:spacing w:after="160" w:line="360" w:lineRule="auto"/>
        <w:ind w:left="540"/>
        <w:rPr>
          <w:sz w:val="24"/>
          <w:lang w:bidi="ar-BH"/>
        </w:rPr>
      </w:pPr>
      <w:r w:rsidRPr="005A5D5C">
        <w:rPr>
          <w:sz w:val="24"/>
          <w:rtl/>
          <w:lang w:bidi="ar-BH"/>
        </w:rPr>
        <w:t>سرعت</w:t>
      </w:r>
    </w:p>
    <w:p w14:paraId="32A86024" w14:textId="5542796C"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سامانه ساوا نرم</w:t>
      </w:r>
      <w:r w:rsidR="0079124F">
        <w:rPr>
          <w:rFonts w:hint="cs"/>
          <w:sz w:val="24"/>
          <w:rtl/>
          <w:lang w:bidi="ar-BH"/>
        </w:rPr>
        <w:t>‌</w:t>
      </w:r>
      <w:r w:rsidRPr="005A5D5C">
        <w:rPr>
          <w:sz w:val="24"/>
          <w:rtl/>
          <w:lang w:bidi="ar-BH"/>
        </w:rPr>
        <w:t>افزاری تحت وب و سریع می</w:t>
      </w:r>
      <w:r w:rsidR="007F0720">
        <w:rPr>
          <w:rFonts w:hint="cs"/>
          <w:sz w:val="24"/>
          <w:rtl/>
          <w:lang w:bidi="ar-BH"/>
        </w:rPr>
        <w:t>‌</w:t>
      </w:r>
      <w:r w:rsidRPr="005A5D5C">
        <w:rPr>
          <w:sz w:val="24"/>
          <w:rtl/>
          <w:lang w:bidi="ar-BH"/>
        </w:rPr>
        <w:t>باشد.</w:t>
      </w:r>
    </w:p>
    <w:p w14:paraId="007D25E4" w14:textId="2AA7E2F6"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زمان پاسخگویی سامانه به درخواست</w:t>
      </w:r>
      <w:r w:rsidR="00C41D9C">
        <w:rPr>
          <w:rFonts w:hint="cs"/>
          <w:sz w:val="24"/>
          <w:rtl/>
          <w:lang w:bidi="ar-BH"/>
        </w:rPr>
        <w:t>‌</w:t>
      </w:r>
      <w:r w:rsidRPr="005A5D5C">
        <w:rPr>
          <w:sz w:val="24"/>
          <w:rtl/>
          <w:lang w:bidi="ar-BH"/>
        </w:rPr>
        <w:t>های کاربر بسیار سریع است.</w:t>
      </w:r>
    </w:p>
    <w:p w14:paraId="5C234304" w14:textId="5A577612" w:rsidR="0011674A" w:rsidRPr="005A5D5C" w:rsidRDefault="0011674A" w:rsidP="00E52300">
      <w:pPr>
        <w:pStyle w:val="ListParagraph"/>
        <w:numPr>
          <w:ilvl w:val="0"/>
          <w:numId w:val="5"/>
        </w:numPr>
        <w:spacing w:after="160" w:line="360" w:lineRule="auto"/>
        <w:ind w:left="540"/>
        <w:rPr>
          <w:sz w:val="24"/>
          <w:lang w:bidi="ar-BH"/>
        </w:rPr>
      </w:pPr>
      <w:r w:rsidRPr="005A5D5C">
        <w:rPr>
          <w:sz w:val="24"/>
          <w:rtl/>
          <w:lang w:bidi="ar-BH"/>
        </w:rPr>
        <w:t>در</w:t>
      </w:r>
      <w:r w:rsidR="00D36E89">
        <w:rPr>
          <w:rFonts w:hint="cs"/>
          <w:sz w:val="24"/>
          <w:rtl/>
          <w:lang w:bidi="ar-BH"/>
        </w:rPr>
        <w:t xml:space="preserve"> </w:t>
      </w:r>
      <w:r w:rsidRPr="005A5D5C">
        <w:rPr>
          <w:sz w:val="24"/>
          <w:rtl/>
          <w:lang w:bidi="ar-BH"/>
        </w:rPr>
        <w:t>دسترس بودن</w:t>
      </w:r>
    </w:p>
    <w:p w14:paraId="4FCECA38" w14:textId="66244243"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سامانه در هنگام ثبت نام اصلی 99% زمان</w:t>
      </w:r>
      <w:r w:rsidR="007A1AFE">
        <w:rPr>
          <w:rFonts w:hint="cs"/>
          <w:sz w:val="24"/>
          <w:rtl/>
          <w:lang w:bidi="ar-BH"/>
        </w:rPr>
        <w:t>‌</w:t>
      </w:r>
      <w:r w:rsidRPr="005A5D5C">
        <w:rPr>
          <w:sz w:val="24"/>
          <w:rtl/>
          <w:lang w:bidi="ar-BH"/>
        </w:rPr>
        <w:t>ها و همچنین در مرحله ثبت نام مقدماتی، 90% زمان ها در دسترس است.</w:t>
      </w:r>
    </w:p>
    <w:p w14:paraId="4B309C83" w14:textId="77777777"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lastRenderedPageBreak/>
        <w:t xml:space="preserve">سامانه باید از طریق مرورگرهای کروم، فایرفاکس و </w:t>
      </w:r>
      <w:r w:rsidRPr="005A5D5C">
        <w:rPr>
          <w:sz w:val="24"/>
          <w:lang w:bidi="ar-BH"/>
        </w:rPr>
        <w:t>IE</w:t>
      </w:r>
      <w:r w:rsidRPr="005A5D5C">
        <w:rPr>
          <w:sz w:val="24"/>
          <w:rtl/>
          <w:lang w:bidi="ar-BH"/>
        </w:rPr>
        <w:t xml:space="preserve"> قابل دسترس باشد.</w:t>
      </w:r>
    </w:p>
    <w:p w14:paraId="22F12316" w14:textId="77777777" w:rsidR="0011674A" w:rsidRPr="005A5D5C" w:rsidRDefault="0011674A" w:rsidP="00E52300">
      <w:pPr>
        <w:pStyle w:val="ListParagraph"/>
        <w:numPr>
          <w:ilvl w:val="0"/>
          <w:numId w:val="5"/>
        </w:numPr>
        <w:spacing w:after="160" w:line="360" w:lineRule="auto"/>
        <w:ind w:left="540"/>
        <w:rPr>
          <w:sz w:val="24"/>
          <w:lang w:bidi="ar-BH"/>
        </w:rPr>
      </w:pPr>
      <w:r w:rsidRPr="005A5D5C">
        <w:rPr>
          <w:sz w:val="24"/>
          <w:rtl/>
          <w:lang w:bidi="ar-BH"/>
        </w:rPr>
        <w:t xml:space="preserve">امنیت </w:t>
      </w:r>
    </w:p>
    <w:p w14:paraId="17DBC023" w14:textId="684A9C45"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سامانه ساوا اطلاعات کاربران را بصورت امن از طریق شبکه به پایگاه داده</w:t>
      </w:r>
      <w:r w:rsidR="00705D91">
        <w:rPr>
          <w:rFonts w:hint="cs"/>
          <w:sz w:val="24"/>
          <w:rtl/>
          <w:lang w:bidi="ar-BH"/>
        </w:rPr>
        <w:t>‌</w:t>
      </w:r>
      <w:r w:rsidRPr="005A5D5C">
        <w:rPr>
          <w:sz w:val="24"/>
          <w:rtl/>
          <w:lang w:bidi="ar-BH"/>
        </w:rPr>
        <w:t>ها انتقال می</w:t>
      </w:r>
      <w:r w:rsidR="00705D91">
        <w:rPr>
          <w:rFonts w:hint="cs"/>
          <w:sz w:val="24"/>
          <w:rtl/>
          <w:lang w:bidi="ar-BH"/>
        </w:rPr>
        <w:t>‌</w:t>
      </w:r>
      <w:r w:rsidRPr="005A5D5C">
        <w:rPr>
          <w:sz w:val="24"/>
          <w:rtl/>
          <w:lang w:bidi="ar-BH"/>
        </w:rPr>
        <w:t xml:space="preserve">دهد. </w:t>
      </w:r>
    </w:p>
    <w:p w14:paraId="6466BA95" w14:textId="710CAC23"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این سامانه دارای م</w:t>
      </w:r>
      <w:r w:rsidR="001A7744">
        <w:rPr>
          <w:rFonts w:hint="cs"/>
          <w:sz w:val="24"/>
          <w:rtl/>
          <w:lang w:bidi="ar-BH"/>
        </w:rPr>
        <w:t>ج</w:t>
      </w:r>
      <w:r w:rsidRPr="005A5D5C">
        <w:rPr>
          <w:sz w:val="24"/>
          <w:rtl/>
          <w:lang w:bidi="ar-BH"/>
        </w:rPr>
        <w:t>وزهای لازم در این زمینه می</w:t>
      </w:r>
      <w:r w:rsidR="00B44232">
        <w:rPr>
          <w:rFonts w:hint="cs"/>
          <w:sz w:val="24"/>
          <w:rtl/>
          <w:lang w:bidi="ar-BH"/>
        </w:rPr>
        <w:t>‌</w:t>
      </w:r>
      <w:r w:rsidRPr="005A5D5C">
        <w:rPr>
          <w:sz w:val="24"/>
          <w:rtl/>
          <w:lang w:bidi="ar-BH"/>
        </w:rPr>
        <w:t>باشد</w:t>
      </w:r>
      <w:r w:rsidR="002046F3">
        <w:rPr>
          <w:rFonts w:hint="cs"/>
          <w:sz w:val="24"/>
          <w:rtl/>
          <w:lang w:bidi="ar-BH"/>
        </w:rPr>
        <w:t>.</w:t>
      </w:r>
    </w:p>
    <w:p w14:paraId="5410C4FD" w14:textId="77777777" w:rsidR="0011674A" w:rsidRPr="005A5D5C" w:rsidRDefault="0011674A" w:rsidP="00E52300">
      <w:pPr>
        <w:pStyle w:val="ListParagraph"/>
        <w:numPr>
          <w:ilvl w:val="0"/>
          <w:numId w:val="5"/>
        </w:numPr>
        <w:spacing w:after="160" w:line="360" w:lineRule="auto"/>
        <w:ind w:left="540"/>
        <w:rPr>
          <w:sz w:val="24"/>
          <w:lang w:bidi="ar-BH"/>
        </w:rPr>
      </w:pPr>
      <w:r w:rsidRPr="005A5D5C">
        <w:rPr>
          <w:sz w:val="24"/>
          <w:rtl/>
          <w:lang w:bidi="ar-BH"/>
        </w:rPr>
        <w:t>ظاهر مناسب</w:t>
      </w:r>
    </w:p>
    <w:p w14:paraId="2261F61A" w14:textId="77777777"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این سامانه محیطی زیبا و کاربر پسند دارد.</w:t>
      </w:r>
    </w:p>
    <w:p w14:paraId="232B1545" w14:textId="04596741" w:rsidR="0011674A" w:rsidRPr="005A5D5C" w:rsidRDefault="0011674A" w:rsidP="00E52300">
      <w:pPr>
        <w:pStyle w:val="ListParagraph"/>
        <w:numPr>
          <w:ilvl w:val="1"/>
          <w:numId w:val="5"/>
        </w:numPr>
        <w:spacing w:after="160" w:line="360" w:lineRule="auto"/>
        <w:ind w:left="1260"/>
        <w:rPr>
          <w:sz w:val="24"/>
          <w:lang w:bidi="ar-BH"/>
        </w:rPr>
      </w:pPr>
      <w:r w:rsidRPr="005A5D5C">
        <w:rPr>
          <w:sz w:val="24"/>
          <w:rtl/>
          <w:lang w:bidi="ar-BH"/>
        </w:rPr>
        <w:t>استفاده از سامانه نیاز به مهارت خاصی ندارد و کاربران به راحتی می</w:t>
      </w:r>
      <w:r w:rsidR="00F7466F">
        <w:rPr>
          <w:rFonts w:hint="cs"/>
          <w:sz w:val="24"/>
          <w:rtl/>
          <w:lang w:bidi="ar-BH"/>
        </w:rPr>
        <w:t>‌</w:t>
      </w:r>
      <w:r w:rsidRPr="005A5D5C">
        <w:rPr>
          <w:sz w:val="24"/>
          <w:rtl/>
          <w:lang w:bidi="ar-BH"/>
        </w:rPr>
        <w:t>توانند نیازهای خود را در محیط سامانه برطرف سازند.</w:t>
      </w:r>
    </w:p>
    <w:p w14:paraId="46DBB907" w14:textId="77777777" w:rsidR="0011674A" w:rsidRPr="005A5D5C" w:rsidRDefault="0011674A" w:rsidP="00E52300">
      <w:pPr>
        <w:pStyle w:val="ListParagraph"/>
        <w:numPr>
          <w:ilvl w:val="0"/>
          <w:numId w:val="5"/>
        </w:numPr>
        <w:spacing w:after="160" w:line="360" w:lineRule="auto"/>
        <w:ind w:left="540"/>
        <w:rPr>
          <w:sz w:val="24"/>
          <w:lang w:bidi="ar-BH"/>
        </w:rPr>
      </w:pPr>
      <w:r w:rsidRPr="005A5D5C">
        <w:rPr>
          <w:sz w:val="24"/>
          <w:rtl/>
          <w:lang w:bidi="ar-BH"/>
        </w:rPr>
        <w:t>پشتیبانی مناسب</w:t>
      </w:r>
    </w:p>
    <w:p w14:paraId="3018EE17" w14:textId="2E04A7DD" w:rsidR="0011674A" w:rsidRPr="0083054F" w:rsidRDefault="0011674A" w:rsidP="00E52300">
      <w:pPr>
        <w:pStyle w:val="ListParagraph"/>
        <w:numPr>
          <w:ilvl w:val="1"/>
          <w:numId w:val="5"/>
        </w:numPr>
        <w:spacing w:after="160" w:line="360" w:lineRule="auto"/>
        <w:ind w:left="1260"/>
        <w:rPr>
          <w:sz w:val="24"/>
          <w:rtl/>
          <w:lang w:bidi="ar-BH"/>
        </w:rPr>
      </w:pPr>
      <w:r w:rsidRPr="005A5D5C">
        <w:rPr>
          <w:sz w:val="24"/>
          <w:rtl/>
          <w:lang w:bidi="ar-BH"/>
        </w:rPr>
        <w:t xml:space="preserve">پس از استقرار سامانه، در صورت بروز مشکل، تیم پشتیبانی به </w:t>
      </w:r>
      <w:r w:rsidRPr="006009E3">
        <w:rPr>
          <w:sz w:val="24"/>
          <w:rtl/>
          <w:lang w:bidi="ar-BH"/>
        </w:rPr>
        <w:t xml:space="preserve">مدت </w:t>
      </w:r>
      <w:r w:rsidR="00086ACC">
        <w:rPr>
          <w:rFonts w:hint="cs"/>
          <w:sz w:val="24"/>
          <w:rtl/>
          <w:lang w:bidi="ar-BH"/>
        </w:rPr>
        <w:t>دو ترم تحصیلی (1سال)</w:t>
      </w:r>
      <w:r w:rsidRPr="006009E3">
        <w:rPr>
          <w:sz w:val="24"/>
          <w:rtl/>
          <w:lang w:bidi="ar-BH"/>
        </w:rPr>
        <w:t xml:space="preserve"> </w:t>
      </w:r>
      <w:r w:rsidRPr="005A5D5C">
        <w:rPr>
          <w:sz w:val="24"/>
          <w:rtl/>
          <w:lang w:bidi="ar-BH"/>
        </w:rPr>
        <w:t>پاسخگو می</w:t>
      </w:r>
      <w:r w:rsidR="00C84417">
        <w:rPr>
          <w:rFonts w:hint="cs"/>
          <w:sz w:val="24"/>
          <w:rtl/>
          <w:lang w:bidi="ar-BH"/>
        </w:rPr>
        <w:t>‌</w:t>
      </w:r>
      <w:r w:rsidRPr="005A5D5C">
        <w:rPr>
          <w:sz w:val="24"/>
          <w:rtl/>
          <w:lang w:bidi="ar-BH"/>
        </w:rPr>
        <w:t>باشد.</w:t>
      </w:r>
    </w:p>
    <w:p w14:paraId="7B5DE582" w14:textId="77777777" w:rsidR="0011674A" w:rsidRPr="00115B51" w:rsidRDefault="0011674A" w:rsidP="00781EAA">
      <w:pPr>
        <w:spacing w:line="360" w:lineRule="auto"/>
        <w:rPr>
          <w:sz w:val="24"/>
          <w:lang w:bidi="ar-BH"/>
        </w:rPr>
      </w:pPr>
    </w:p>
    <w:p w14:paraId="33D8ED7E" w14:textId="77777777" w:rsidR="00115B51" w:rsidRPr="00115B51" w:rsidRDefault="00115B51" w:rsidP="00781EAA">
      <w:pPr>
        <w:spacing w:line="360" w:lineRule="auto"/>
        <w:rPr>
          <w:sz w:val="24"/>
          <w:rtl/>
          <w:lang w:bidi="ar-BH"/>
        </w:rPr>
      </w:pPr>
    </w:p>
    <w:p w14:paraId="4AB817FD" w14:textId="2F1FE5A4" w:rsidR="00223026" w:rsidRDefault="00223026" w:rsidP="00781EAA">
      <w:pPr>
        <w:spacing w:line="360" w:lineRule="auto"/>
        <w:jc w:val="both"/>
        <w:rPr>
          <w:lang w:val="en-US" w:bidi="ar-BH"/>
        </w:rPr>
      </w:pPr>
    </w:p>
    <w:p w14:paraId="75B9A0A9" w14:textId="6D557CA9" w:rsidR="001C7F1D" w:rsidRDefault="001C7F1D" w:rsidP="00781EAA">
      <w:pPr>
        <w:spacing w:line="360" w:lineRule="auto"/>
        <w:jc w:val="both"/>
        <w:rPr>
          <w:lang w:val="en-US" w:bidi="ar-BH"/>
        </w:rPr>
      </w:pPr>
    </w:p>
    <w:p w14:paraId="039C569C" w14:textId="1FB351DA" w:rsidR="001C7F1D" w:rsidRDefault="001C7F1D" w:rsidP="00781EAA">
      <w:pPr>
        <w:spacing w:line="360" w:lineRule="auto"/>
        <w:jc w:val="both"/>
        <w:rPr>
          <w:lang w:val="en-US" w:bidi="ar-BH"/>
        </w:rPr>
      </w:pPr>
    </w:p>
    <w:p w14:paraId="3D57CDFF" w14:textId="6C867325" w:rsidR="001C7F1D" w:rsidRDefault="001C7F1D" w:rsidP="00781EAA">
      <w:pPr>
        <w:spacing w:line="360" w:lineRule="auto"/>
        <w:jc w:val="both"/>
        <w:rPr>
          <w:lang w:val="en-US" w:bidi="ar-BH"/>
        </w:rPr>
      </w:pPr>
    </w:p>
    <w:p w14:paraId="7CFC4587" w14:textId="75044C3E" w:rsidR="001C7F1D" w:rsidRDefault="001C7F1D" w:rsidP="00781EAA">
      <w:pPr>
        <w:spacing w:line="360" w:lineRule="auto"/>
        <w:jc w:val="both"/>
        <w:rPr>
          <w:lang w:val="en-US" w:bidi="ar-BH"/>
        </w:rPr>
      </w:pPr>
    </w:p>
    <w:p w14:paraId="40EDDEA2" w14:textId="0082CD4A" w:rsidR="001C7F1D" w:rsidRDefault="001C7F1D" w:rsidP="00781EAA">
      <w:pPr>
        <w:spacing w:line="360" w:lineRule="auto"/>
        <w:jc w:val="both"/>
        <w:rPr>
          <w:lang w:val="en-US" w:bidi="ar-BH"/>
        </w:rPr>
      </w:pPr>
    </w:p>
    <w:p w14:paraId="350A3A98" w14:textId="6476A139" w:rsidR="001C7F1D" w:rsidRDefault="001C7F1D" w:rsidP="00781EAA">
      <w:pPr>
        <w:spacing w:line="360" w:lineRule="auto"/>
        <w:jc w:val="both"/>
        <w:rPr>
          <w:lang w:val="en-US" w:bidi="ar-BH"/>
        </w:rPr>
      </w:pPr>
    </w:p>
    <w:p w14:paraId="6F9197D0" w14:textId="40CA2CA2" w:rsidR="001C7F1D" w:rsidRDefault="001C7F1D" w:rsidP="001C7F1D">
      <w:pPr>
        <w:pStyle w:val="Heading1"/>
        <w:jc w:val="center"/>
        <w:rPr>
          <w:rtl/>
        </w:rPr>
      </w:pPr>
      <w:bookmarkStart w:id="34" w:name="_Toc59664215"/>
      <w:r>
        <w:rPr>
          <w:rFonts w:hint="cs"/>
          <w:rtl/>
        </w:rPr>
        <w:t xml:space="preserve">فصل دوم: </w:t>
      </w:r>
      <w:r w:rsidR="00251DFD">
        <w:rPr>
          <w:rFonts w:hint="cs"/>
          <w:rtl/>
        </w:rPr>
        <w:t>مدل دامنه</w:t>
      </w:r>
      <w:bookmarkEnd w:id="34"/>
    </w:p>
    <w:p w14:paraId="59585AA8" w14:textId="6ACDA931" w:rsidR="00B97D1B" w:rsidRDefault="001C7F1D" w:rsidP="005C4DBE">
      <w:pPr>
        <w:pStyle w:val="Heading2"/>
        <w:numPr>
          <w:ilvl w:val="0"/>
          <w:numId w:val="27"/>
        </w:numPr>
        <w:rPr>
          <w:rtl/>
        </w:rPr>
      </w:pPr>
      <w:bookmarkStart w:id="35" w:name="_Toc59664216"/>
      <w:r w:rsidRPr="00251DFD">
        <w:rPr>
          <w:rFonts w:hint="cs"/>
          <w:rtl/>
        </w:rPr>
        <w:t>جمع</w:t>
      </w:r>
      <w:r w:rsidR="004F5433">
        <w:rPr>
          <w:rFonts w:hint="cs"/>
          <w:rtl/>
        </w:rPr>
        <w:t>‌</w:t>
      </w:r>
      <w:r w:rsidRPr="00251DFD">
        <w:rPr>
          <w:rFonts w:hint="cs"/>
          <w:rtl/>
        </w:rPr>
        <w:t>آوری اطلاعات دامنه کاربرد</w:t>
      </w:r>
      <w:bookmarkEnd w:id="35"/>
    </w:p>
    <w:p w14:paraId="6EE0BC67" w14:textId="08A14A61" w:rsidR="00961E05" w:rsidRPr="00961E05" w:rsidRDefault="00961E05" w:rsidP="00961E05">
      <w:pPr>
        <w:rPr>
          <w:rtl/>
        </w:rPr>
      </w:pPr>
      <w:r>
        <w:rPr>
          <w:rFonts w:hint="cs"/>
          <w:rtl/>
        </w:rPr>
        <w:t>در این گام، اطلاعاتی پیرامون دامنه‌ی کاربرد سامانه جمع آوری شد. از جمله این کارها می‌توان به مشورت با معاون آموزشی</w:t>
      </w:r>
      <w:r w:rsidR="00AE273D">
        <w:rPr>
          <w:rFonts w:hint="cs"/>
          <w:rtl/>
        </w:rPr>
        <w:t>،</w:t>
      </w:r>
      <w:r>
        <w:rPr>
          <w:rFonts w:hint="cs"/>
          <w:rtl/>
        </w:rPr>
        <w:t xml:space="preserve"> مدیر فاوای دانشکده </w:t>
      </w:r>
      <w:r w:rsidR="00AE273D">
        <w:rPr>
          <w:rFonts w:hint="cs"/>
          <w:rtl/>
        </w:rPr>
        <w:t xml:space="preserve">و چند تن اساتید </w:t>
      </w:r>
      <w:r>
        <w:rPr>
          <w:rFonts w:hint="cs"/>
          <w:rtl/>
        </w:rPr>
        <w:t>اشاره کرد.</w:t>
      </w:r>
      <w:r w:rsidR="00032D1B">
        <w:rPr>
          <w:rFonts w:hint="cs"/>
          <w:rtl/>
        </w:rPr>
        <w:t xml:space="preserve"> با توجه به اینکه اعضای تیم خود نیز دانشجو هستند، سایر نیازمندی‌ها و اطلاعات دامنه‌ی کاربرد </w:t>
      </w:r>
      <w:r w:rsidR="009D3500">
        <w:rPr>
          <w:rFonts w:hint="cs"/>
          <w:rtl/>
        </w:rPr>
        <w:t>در جلسات بیان شدند.</w:t>
      </w:r>
    </w:p>
    <w:p w14:paraId="77E6F9B5" w14:textId="4F46F26A" w:rsidR="0032259A" w:rsidRPr="0032259A" w:rsidRDefault="00EE18EB" w:rsidP="00BA4E60">
      <w:pPr>
        <w:pStyle w:val="Heading2"/>
        <w:numPr>
          <w:ilvl w:val="0"/>
          <w:numId w:val="27"/>
        </w:numPr>
        <w:rPr>
          <w:rtl/>
        </w:rPr>
      </w:pPr>
      <w:bookmarkStart w:id="36" w:name="_Toc59664217"/>
      <w:r w:rsidRPr="00251DFD">
        <w:rPr>
          <w:rFonts w:hint="cs"/>
          <w:rtl/>
        </w:rPr>
        <w:lastRenderedPageBreak/>
        <w:t>طوفان فکری</w:t>
      </w:r>
      <w:bookmarkEnd w:id="36"/>
    </w:p>
    <w:p w14:paraId="79C23308" w14:textId="7AF0AAD4" w:rsidR="004E2801" w:rsidRPr="003208DA" w:rsidRDefault="004E2801" w:rsidP="003208DA">
      <w:pPr>
        <w:spacing w:line="360" w:lineRule="auto"/>
        <w:rPr>
          <w:rtl/>
          <w:lang w:val="en-US"/>
        </w:rPr>
      </w:pPr>
      <w:r w:rsidRPr="004E2801">
        <w:rPr>
          <w:rtl/>
        </w:rPr>
        <w:t>پس از جمع‌آوری اطلاعات</w:t>
      </w:r>
      <w:r w:rsidR="00341C53">
        <w:rPr>
          <w:rFonts w:hint="cs"/>
          <w:rtl/>
        </w:rPr>
        <w:t>،</w:t>
      </w:r>
      <w:r w:rsidRPr="004E2801">
        <w:rPr>
          <w:rtl/>
        </w:rPr>
        <w:t xml:space="preserve"> </w:t>
      </w:r>
      <w:r w:rsidR="0032259A">
        <w:rPr>
          <w:rFonts w:hint="cs"/>
          <w:rtl/>
        </w:rPr>
        <w:t xml:space="preserve">در قالب </w:t>
      </w:r>
      <w:r w:rsidR="009773B2">
        <w:rPr>
          <w:rFonts w:hint="cs"/>
          <w:rtl/>
        </w:rPr>
        <w:t>یک</w:t>
      </w:r>
      <w:r w:rsidR="0032259A">
        <w:rPr>
          <w:rFonts w:hint="cs"/>
          <w:rtl/>
        </w:rPr>
        <w:t xml:space="preserve"> جلسه سه ساعته، </w:t>
      </w:r>
      <w:r w:rsidRPr="004E2801">
        <w:rPr>
          <w:rtl/>
        </w:rPr>
        <w:t>مفاهیم مهم دامنه شناسایی شدند و درنهایت نتایج آن در جدول گام بعدی دسته‌بندی شدند.</w:t>
      </w:r>
      <w:r w:rsidR="0032259A">
        <w:rPr>
          <w:rFonts w:hint="cs"/>
          <w:rtl/>
        </w:rPr>
        <w:t xml:space="preserve"> </w:t>
      </w:r>
      <w:r w:rsidR="004B79BF">
        <w:rPr>
          <w:rFonts w:hint="cs"/>
          <w:rtl/>
          <w:lang w:val="en-US"/>
        </w:rPr>
        <w:t>همچنین</w:t>
      </w:r>
      <w:r w:rsidR="004B79BF" w:rsidRPr="004E2801">
        <w:rPr>
          <w:rtl/>
        </w:rPr>
        <w:t xml:space="preserve"> در شناسایی مفاهیم دامنه،</w:t>
      </w:r>
      <w:r w:rsidR="004B79BF">
        <w:rPr>
          <w:rFonts w:hint="cs"/>
          <w:rtl/>
        </w:rPr>
        <w:t xml:space="preserve"> </w:t>
      </w:r>
      <w:r w:rsidR="004B79BF" w:rsidRPr="004E2801">
        <w:rPr>
          <w:rtl/>
        </w:rPr>
        <w:t>از مفاهیم مربوط به طراحی و پیاده</w:t>
      </w:r>
      <w:r w:rsidR="004B79BF">
        <w:rPr>
          <w:rFonts w:hint="cs"/>
          <w:rtl/>
        </w:rPr>
        <w:t>‌</w:t>
      </w:r>
      <w:r w:rsidR="004B79BF" w:rsidRPr="004E2801">
        <w:rPr>
          <w:rtl/>
        </w:rPr>
        <w:t xml:space="preserve">سازی </w:t>
      </w:r>
      <w:r w:rsidR="004B79BF">
        <w:rPr>
          <w:rFonts w:hint="cs"/>
          <w:rtl/>
        </w:rPr>
        <w:t xml:space="preserve">نیز </w:t>
      </w:r>
      <w:r w:rsidR="004B79BF" w:rsidRPr="004E2801">
        <w:rPr>
          <w:rtl/>
        </w:rPr>
        <w:t>چشم‌پوشی شده است.</w:t>
      </w:r>
      <w:r w:rsidR="004B79BF">
        <w:rPr>
          <w:rFonts w:hint="cs"/>
          <w:rtl/>
        </w:rPr>
        <w:t xml:space="preserve"> </w:t>
      </w:r>
      <w:r w:rsidR="0032259A">
        <w:rPr>
          <w:rFonts w:hint="cs"/>
          <w:rtl/>
        </w:rPr>
        <w:t xml:space="preserve">با توجه به محدودیت‌های کرونایی، این جلسات در بستر </w:t>
      </w:r>
      <w:r w:rsidR="0032259A">
        <w:rPr>
          <w:lang w:val="en-US"/>
        </w:rPr>
        <w:t>Skype</w:t>
      </w:r>
      <w:r w:rsidR="0032259A">
        <w:rPr>
          <w:rFonts w:hint="cs"/>
          <w:rtl/>
          <w:lang w:val="en-US"/>
        </w:rPr>
        <w:t xml:space="preserve"> برگزار شدند.</w:t>
      </w:r>
      <w:r w:rsidR="00245116">
        <w:rPr>
          <w:rFonts w:hint="cs"/>
          <w:rtl/>
          <w:lang w:val="en-US"/>
        </w:rPr>
        <w:t xml:space="preserve"> همچنین از نرم‌افزار </w:t>
      </w:r>
      <w:r w:rsidR="00245116">
        <w:rPr>
          <w:lang w:val="en-US"/>
        </w:rPr>
        <w:t>Visio</w:t>
      </w:r>
      <w:r w:rsidR="00245116">
        <w:rPr>
          <w:rFonts w:hint="cs"/>
          <w:rtl/>
          <w:lang w:val="en-US"/>
        </w:rPr>
        <w:t xml:space="preserve"> جهت رسم نمودارها استفاده شد.</w:t>
      </w:r>
      <w:r w:rsidR="002D7617">
        <w:rPr>
          <w:rFonts w:hint="cs"/>
          <w:rtl/>
          <w:lang w:val="en-US"/>
        </w:rPr>
        <w:t xml:space="preserve"> </w:t>
      </w:r>
    </w:p>
    <w:p w14:paraId="1EB1FD66" w14:textId="17CFD497" w:rsidR="00162BCC" w:rsidRPr="00C50C71" w:rsidRDefault="001C7F1D" w:rsidP="005C4DBE">
      <w:pPr>
        <w:pStyle w:val="Heading2"/>
        <w:numPr>
          <w:ilvl w:val="0"/>
          <w:numId w:val="27"/>
        </w:numPr>
        <w:rPr>
          <w:rtl/>
        </w:rPr>
      </w:pPr>
      <w:bookmarkStart w:id="37" w:name="_Toc59664218"/>
      <w:r w:rsidRPr="00251DFD">
        <w:rPr>
          <w:rFonts w:hint="cs"/>
          <w:rtl/>
        </w:rPr>
        <w:t>دسته</w:t>
      </w:r>
      <w:r w:rsidR="006574CD">
        <w:rPr>
          <w:rFonts w:hint="cs"/>
          <w:rtl/>
        </w:rPr>
        <w:t>‌</w:t>
      </w:r>
      <w:r w:rsidRPr="00251DFD">
        <w:rPr>
          <w:rFonts w:hint="cs"/>
          <w:rtl/>
        </w:rPr>
        <w:t>بندی مفاهیم طوفان فکری</w:t>
      </w:r>
      <w:bookmarkEnd w:id="37"/>
    </w:p>
    <w:p w14:paraId="6F962512" w14:textId="39C97890" w:rsidR="00CC5CB3" w:rsidRPr="003465A1" w:rsidRDefault="003465A1" w:rsidP="003465A1">
      <w:pPr>
        <w:spacing w:line="360" w:lineRule="auto"/>
        <w:rPr>
          <w:rtl/>
          <w:lang w:val="en-US"/>
        </w:rPr>
      </w:pPr>
      <w:r>
        <w:rPr>
          <w:rtl/>
        </w:rPr>
        <w:t>در این گام کلاس</w:t>
      </w:r>
      <w:r w:rsidR="00AF6031">
        <w:rPr>
          <w:rFonts w:hint="cs"/>
          <w:rtl/>
        </w:rPr>
        <w:t>‌</w:t>
      </w:r>
      <w:r>
        <w:rPr>
          <w:rtl/>
        </w:rPr>
        <w:t>ها</w:t>
      </w:r>
      <w:r w:rsidR="00AF6031">
        <w:rPr>
          <w:rFonts w:hint="cs"/>
          <w:rtl/>
        </w:rPr>
        <w:t>،</w:t>
      </w:r>
      <w:r>
        <w:rPr>
          <w:rtl/>
        </w:rPr>
        <w:t xml:space="preserve"> ویژگی</w:t>
      </w:r>
      <w:r w:rsidR="00AF6031">
        <w:rPr>
          <w:rFonts w:hint="cs"/>
          <w:rtl/>
        </w:rPr>
        <w:t>‌</w:t>
      </w:r>
      <w:r>
        <w:rPr>
          <w:rtl/>
        </w:rPr>
        <w:t>ها</w:t>
      </w:r>
      <w:r w:rsidR="00AF6031">
        <w:rPr>
          <w:rFonts w:hint="cs"/>
          <w:rtl/>
        </w:rPr>
        <w:t>،</w:t>
      </w:r>
      <w:r>
        <w:rPr>
          <w:rtl/>
        </w:rPr>
        <w:t xml:space="preserve"> و روابط دسته</w:t>
      </w:r>
      <w:r w:rsidR="008E7579">
        <w:rPr>
          <w:rFonts w:hint="cs"/>
          <w:rtl/>
        </w:rPr>
        <w:t>‌</w:t>
      </w:r>
      <w:r>
        <w:rPr>
          <w:rtl/>
        </w:rPr>
        <w:t>بندی می</w:t>
      </w:r>
      <w:r w:rsidR="008E7579">
        <w:rPr>
          <w:rFonts w:hint="cs"/>
          <w:rtl/>
        </w:rPr>
        <w:t>‌</w:t>
      </w:r>
      <w:r>
        <w:rPr>
          <w:rtl/>
        </w:rPr>
        <w:t>شوند</w:t>
      </w:r>
      <w:r w:rsidR="008E7579">
        <w:rPr>
          <w:rFonts w:hint="cs"/>
          <w:rtl/>
        </w:rPr>
        <w:t>.</w:t>
      </w:r>
      <w:r>
        <w:rPr>
          <w:rtl/>
        </w:rPr>
        <w:t xml:space="preserve"> محصول نهایی این گام جدول زیر می</w:t>
      </w:r>
      <w:r w:rsidR="008E7579">
        <w:rPr>
          <w:rFonts w:hint="cs"/>
          <w:rtl/>
        </w:rPr>
        <w:t>‌</w:t>
      </w:r>
      <w:r>
        <w:rPr>
          <w:rtl/>
        </w:rPr>
        <w:t>باشد</w:t>
      </w:r>
      <w:r w:rsidR="00986E9F">
        <w:rPr>
          <w:rFonts w:hint="cs"/>
          <w:rtl/>
        </w:rPr>
        <w:t xml:space="preserve">. </w:t>
      </w:r>
      <w:r w:rsidR="00410BE9">
        <w:rPr>
          <w:rFonts w:hint="cs"/>
          <w:rtl/>
        </w:rPr>
        <w:t xml:space="preserve">این گام در سه جلسه سه ساعته در بستر </w:t>
      </w:r>
      <w:r w:rsidR="00410BE9">
        <w:rPr>
          <w:lang w:val="en-US"/>
        </w:rPr>
        <w:t>Skype</w:t>
      </w:r>
      <w:r w:rsidR="00410BE9">
        <w:rPr>
          <w:rFonts w:hint="cs"/>
          <w:rtl/>
          <w:lang w:val="en-US"/>
        </w:rPr>
        <w:t xml:space="preserve"> </w:t>
      </w:r>
      <w:r w:rsidR="00410BE9">
        <w:rPr>
          <w:rFonts w:hint="cs"/>
          <w:rtl/>
        </w:rPr>
        <w:t>برگزار شده است</w:t>
      </w:r>
      <w:r w:rsidR="00855488">
        <w:rPr>
          <w:rFonts w:hint="cs"/>
          <w:rtl/>
        </w:rPr>
        <w:t>.</w:t>
      </w:r>
    </w:p>
    <w:tbl>
      <w:tblPr>
        <w:tblStyle w:val="TableGrid"/>
        <w:tblW w:w="0" w:type="auto"/>
        <w:tblLook w:val="04A0" w:firstRow="1" w:lastRow="0" w:firstColumn="1" w:lastColumn="0" w:noHBand="0" w:noVBand="1"/>
      </w:tblPr>
      <w:tblGrid>
        <w:gridCol w:w="1055"/>
        <w:gridCol w:w="5288"/>
        <w:gridCol w:w="2673"/>
      </w:tblGrid>
      <w:tr w:rsidR="00CC5CB3" w:rsidRPr="001F1413" w14:paraId="044DAA25" w14:textId="77777777" w:rsidTr="00A830DC">
        <w:tc>
          <w:tcPr>
            <w:tcW w:w="1055" w:type="dxa"/>
          </w:tcPr>
          <w:p w14:paraId="24368FF5" w14:textId="77777777" w:rsidR="00CC5CB3" w:rsidRPr="00CC5CB3" w:rsidRDefault="00CC5CB3" w:rsidP="00CC5CB3">
            <w:pPr>
              <w:jc w:val="center"/>
              <w:rPr>
                <w:b/>
                <w:bCs/>
                <w:sz w:val="28"/>
                <w:szCs w:val="28"/>
              </w:rPr>
            </w:pPr>
            <w:r w:rsidRPr="00CC5CB3">
              <w:rPr>
                <w:rFonts w:hint="cs"/>
                <w:b/>
                <w:bCs/>
                <w:sz w:val="28"/>
                <w:szCs w:val="28"/>
                <w:rtl/>
              </w:rPr>
              <w:t>قانون</w:t>
            </w:r>
          </w:p>
        </w:tc>
        <w:tc>
          <w:tcPr>
            <w:tcW w:w="5288" w:type="dxa"/>
          </w:tcPr>
          <w:p w14:paraId="5C3D67F8" w14:textId="77777777" w:rsidR="00CC5CB3" w:rsidRPr="00CC5CB3" w:rsidRDefault="00CC5CB3" w:rsidP="00CC5CB3">
            <w:pPr>
              <w:jc w:val="center"/>
              <w:rPr>
                <w:b/>
                <w:bCs/>
                <w:sz w:val="28"/>
                <w:szCs w:val="28"/>
              </w:rPr>
            </w:pPr>
            <w:r w:rsidRPr="00CC5CB3">
              <w:rPr>
                <w:rFonts w:hint="cs"/>
                <w:b/>
                <w:bCs/>
                <w:sz w:val="28"/>
                <w:szCs w:val="28"/>
                <w:rtl/>
              </w:rPr>
              <w:t>نتیجه دسته بندی</w:t>
            </w:r>
          </w:p>
        </w:tc>
        <w:tc>
          <w:tcPr>
            <w:tcW w:w="2673" w:type="dxa"/>
          </w:tcPr>
          <w:p w14:paraId="3ACA7740" w14:textId="77777777" w:rsidR="00CC5CB3" w:rsidRPr="00CC5CB3" w:rsidRDefault="00CC5CB3" w:rsidP="00CC5CB3">
            <w:pPr>
              <w:jc w:val="center"/>
              <w:rPr>
                <w:b/>
                <w:bCs/>
                <w:sz w:val="28"/>
                <w:szCs w:val="28"/>
                <w:rtl/>
              </w:rPr>
            </w:pPr>
            <w:r w:rsidRPr="00CC5CB3">
              <w:rPr>
                <w:rFonts w:hint="cs"/>
                <w:b/>
                <w:bCs/>
                <w:sz w:val="28"/>
                <w:szCs w:val="28"/>
                <w:rtl/>
              </w:rPr>
              <w:t>لیست طوفان فکری</w:t>
            </w:r>
          </w:p>
        </w:tc>
      </w:tr>
      <w:tr w:rsidR="00CC5CB3" w:rsidRPr="001F1413" w14:paraId="6E052EE1" w14:textId="77777777" w:rsidTr="00A830DC">
        <w:trPr>
          <w:trHeight w:val="440"/>
        </w:trPr>
        <w:tc>
          <w:tcPr>
            <w:tcW w:w="1055" w:type="dxa"/>
          </w:tcPr>
          <w:p w14:paraId="32850364" w14:textId="77777777" w:rsidR="00CC5CB3" w:rsidRPr="00CC5CB3" w:rsidRDefault="00CC5CB3" w:rsidP="00CC5CB3">
            <w:pPr>
              <w:jc w:val="center"/>
              <w:rPr>
                <w:sz w:val="24"/>
              </w:rPr>
            </w:pPr>
            <w:r w:rsidRPr="00CC5CB3">
              <w:rPr>
                <w:sz w:val="24"/>
              </w:rPr>
              <w:t>1 (a)</w:t>
            </w:r>
          </w:p>
        </w:tc>
        <w:tc>
          <w:tcPr>
            <w:tcW w:w="5288" w:type="dxa"/>
          </w:tcPr>
          <w:p w14:paraId="33DFE4C7" w14:textId="77777777" w:rsidR="00CC5CB3" w:rsidRPr="00CC5CB3" w:rsidRDefault="00CC5CB3" w:rsidP="00CC5CB3">
            <w:pPr>
              <w:jc w:val="center"/>
              <w:rPr>
                <w:sz w:val="24"/>
              </w:rPr>
            </w:pPr>
            <w:r w:rsidRPr="00CC5CB3">
              <w:rPr>
                <w:sz w:val="24"/>
              </w:rPr>
              <w:t>(C) User</w:t>
            </w:r>
          </w:p>
        </w:tc>
        <w:tc>
          <w:tcPr>
            <w:tcW w:w="2673" w:type="dxa"/>
          </w:tcPr>
          <w:p w14:paraId="2F586AC7" w14:textId="77777777" w:rsidR="00CC5CB3" w:rsidRPr="00CC5CB3" w:rsidRDefault="00CC5CB3" w:rsidP="00CC5CB3">
            <w:pPr>
              <w:jc w:val="center"/>
              <w:rPr>
                <w:sz w:val="24"/>
                <w:rtl/>
              </w:rPr>
            </w:pPr>
            <w:r w:rsidRPr="00CC5CB3">
              <w:rPr>
                <w:rFonts w:hint="cs"/>
                <w:sz w:val="24"/>
                <w:rtl/>
              </w:rPr>
              <w:t>کاربران</w:t>
            </w:r>
          </w:p>
        </w:tc>
      </w:tr>
      <w:tr w:rsidR="00CC5CB3" w:rsidRPr="001F1413" w14:paraId="4FA7104B" w14:textId="77777777" w:rsidTr="00A830DC">
        <w:trPr>
          <w:trHeight w:val="440"/>
        </w:trPr>
        <w:tc>
          <w:tcPr>
            <w:tcW w:w="1055" w:type="dxa"/>
          </w:tcPr>
          <w:p w14:paraId="57E45EBB" w14:textId="77777777" w:rsidR="00CC5CB3" w:rsidRPr="00CC5CB3" w:rsidRDefault="00CC5CB3" w:rsidP="00CC5CB3">
            <w:pPr>
              <w:jc w:val="center"/>
              <w:rPr>
                <w:sz w:val="24"/>
                <w:rtl/>
              </w:rPr>
            </w:pPr>
            <w:r w:rsidRPr="00CC5CB3">
              <w:rPr>
                <w:sz w:val="24"/>
              </w:rPr>
              <w:t>1 (a)</w:t>
            </w:r>
          </w:p>
        </w:tc>
        <w:tc>
          <w:tcPr>
            <w:tcW w:w="5288" w:type="dxa"/>
          </w:tcPr>
          <w:p w14:paraId="6F130279" w14:textId="77777777" w:rsidR="00CC5CB3" w:rsidRPr="00CC5CB3" w:rsidRDefault="00CC5CB3" w:rsidP="00CC5CB3">
            <w:pPr>
              <w:jc w:val="center"/>
              <w:rPr>
                <w:sz w:val="24"/>
              </w:rPr>
            </w:pPr>
            <w:r w:rsidRPr="00CC5CB3">
              <w:rPr>
                <w:sz w:val="24"/>
              </w:rPr>
              <w:t>(C) Guest</w:t>
            </w:r>
          </w:p>
        </w:tc>
        <w:tc>
          <w:tcPr>
            <w:tcW w:w="2673" w:type="dxa"/>
          </w:tcPr>
          <w:p w14:paraId="4752D44B" w14:textId="77777777" w:rsidR="00CC5CB3" w:rsidRPr="00CC5CB3" w:rsidRDefault="00CC5CB3" w:rsidP="00CC5CB3">
            <w:pPr>
              <w:jc w:val="center"/>
              <w:rPr>
                <w:sz w:val="24"/>
                <w:rtl/>
              </w:rPr>
            </w:pPr>
            <w:r w:rsidRPr="00CC5CB3">
              <w:rPr>
                <w:rFonts w:hint="cs"/>
                <w:sz w:val="24"/>
                <w:rtl/>
              </w:rPr>
              <w:t>مهمان</w:t>
            </w:r>
          </w:p>
        </w:tc>
      </w:tr>
      <w:tr w:rsidR="00CC5CB3" w:rsidRPr="001F1413" w14:paraId="26EE2086" w14:textId="77777777" w:rsidTr="00A830DC">
        <w:trPr>
          <w:trHeight w:val="440"/>
        </w:trPr>
        <w:tc>
          <w:tcPr>
            <w:tcW w:w="1055" w:type="dxa"/>
          </w:tcPr>
          <w:p w14:paraId="5728FF49" w14:textId="77777777" w:rsidR="00CC5CB3" w:rsidRPr="00CC5CB3" w:rsidRDefault="00CC5CB3" w:rsidP="00CC5CB3">
            <w:pPr>
              <w:jc w:val="center"/>
              <w:rPr>
                <w:sz w:val="24"/>
              </w:rPr>
            </w:pPr>
            <w:r w:rsidRPr="00CC5CB3">
              <w:rPr>
                <w:sz w:val="24"/>
              </w:rPr>
              <w:t>1 (a)</w:t>
            </w:r>
          </w:p>
        </w:tc>
        <w:tc>
          <w:tcPr>
            <w:tcW w:w="5288" w:type="dxa"/>
          </w:tcPr>
          <w:p w14:paraId="5AD67EE4" w14:textId="77777777" w:rsidR="00CC5CB3" w:rsidRPr="00CC5CB3" w:rsidRDefault="00CC5CB3" w:rsidP="00CC5CB3">
            <w:pPr>
              <w:jc w:val="center"/>
              <w:rPr>
                <w:sz w:val="24"/>
              </w:rPr>
            </w:pPr>
            <w:r w:rsidRPr="00CC5CB3">
              <w:rPr>
                <w:sz w:val="24"/>
              </w:rPr>
              <w:t>(C) Student</w:t>
            </w:r>
          </w:p>
        </w:tc>
        <w:tc>
          <w:tcPr>
            <w:tcW w:w="2673" w:type="dxa"/>
          </w:tcPr>
          <w:p w14:paraId="71CED5D4" w14:textId="77777777" w:rsidR="00CC5CB3" w:rsidRPr="00CC5CB3" w:rsidRDefault="00CC5CB3" w:rsidP="00CC5CB3">
            <w:pPr>
              <w:jc w:val="center"/>
              <w:rPr>
                <w:sz w:val="24"/>
                <w:rtl/>
              </w:rPr>
            </w:pPr>
            <w:r w:rsidRPr="00CC5CB3">
              <w:rPr>
                <w:rFonts w:hint="cs"/>
                <w:sz w:val="24"/>
                <w:rtl/>
              </w:rPr>
              <w:t>دانشجو</w:t>
            </w:r>
          </w:p>
        </w:tc>
      </w:tr>
      <w:tr w:rsidR="00CC5CB3" w:rsidRPr="001F1413" w14:paraId="68AE6A93" w14:textId="77777777" w:rsidTr="00A830DC">
        <w:trPr>
          <w:trHeight w:val="440"/>
        </w:trPr>
        <w:tc>
          <w:tcPr>
            <w:tcW w:w="1055" w:type="dxa"/>
          </w:tcPr>
          <w:p w14:paraId="18628DEC" w14:textId="77777777" w:rsidR="00CC5CB3" w:rsidRPr="00CC5CB3" w:rsidRDefault="00CC5CB3" w:rsidP="00CC5CB3">
            <w:pPr>
              <w:jc w:val="center"/>
              <w:rPr>
                <w:sz w:val="24"/>
              </w:rPr>
            </w:pPr>
            <w:r w:rsidRPr="00CC5CB3">
              <w:rPr>
                <w:sz w:val="24"/>
              </w:rPr>
              <w:t>1 (a)</w:t>
            </w:r>
          </w:p>
        </w:tc>
        <w:tc>
          <w:tcPr>
            <w:tcW w:w="5288" w:type="dxa"/>
          </w:tcPr>
          <w:p w14:paraId="17EB5707" w14:textId="77777777" w:rsidR="00CC5CB3" w:rsidRPr="00CC5CB3" w:rsidRDefault="00CC5CB3" w:rsidP="00CC5CB3">
            <w:pPr>
              <w:jc w:val="center"/>
              <w:rPr>
                <w:sz w:val="24"/>
              </w:rPr>
            </w:pPr>
            <w:r w:rsidRPr="00CC5CB3">
              <w:rPr>
                <w:sz w:val="24"/>
              </w:rPr>
              <w:t>(C) Admin 1</w:t>
            </w:r>
          </w:p>
        </w:tc>
        <w:tc>
          <w:tcPr>
            <w:tcW w:w="2673" w:type="dxa"/>
          </w:tcPr>
          <w:p w14:paraId="3A76552D" w14:textId="77777777" w:rsidR="00CC5CB3" w:rsidRPr="00CC5CB3" w:rsidRDefault="00CC5CB3" w:rsidP="00CC5CB3">
            <w:pPr>
              <w:jc w:val="center"/>
              <w:rPr>
                <w:sz w:val="24"/>
                <w:rtl/>
              </w:rPr>
            </w:pPr>
            <w:r w:rsidRPr="00CC5CB3">
              <w:rPr>
                <w:rFonts w:hint="cs"/>
                <w:sz w:val="24"/>
                <w:rtl/>
              </w:rPr>
              <w:t>مدیر سطح 1</w:t>
            </w:r>
          </w:p>
        </w:tc>
      </w:tr>
      <w:tr w:rsidR="00CC5CB3" w:rsidRPr="001F1413" w14:paraId="7B0381EE" w14:textId="77777777" w:rsidTr="00A830DC">
        <w:trPr>
          <w:trHeight w:val="440"/>
        </w:trPr>
        <w:tc>
          <w:tcPr>
            <w:tcW w:w="1055" w:type="dxa"/>
          </w:tcPr>
          <w:p w14:paraId="063B7155" w14:textId="77777777" w:rsidR="00CC5CB3" w:rsidRPr="00CC5CB3" w:rsidRDefault="00CC5CB3" w:rsidP="00CC5CB3">
            <w:pPr>
              <w:jc w:val="center"/>
              <w:rPr>
                <w:sz w:val="24"/>
              </w:rPr>
            </w:pPr>
            <w:r w:rsidRPr="00CC5CB3">
              <w:rPr>
                <w:sz w:val="24"/>
              </w:rPr>
              <w:t>6 (b)</w:t>
            </w:r>
          </w:p>
        </w:tc>
        <w:tc>
          <w:tcPr>
            <w:tcW w:w="5288" w:type="dxa"/>
          </w:tcPr>
          <w:p w14:paraId="31777AE2" w14:textId="77777777" w:rsidR="00CC5CB3" w:rsidRPr="00CC5CB3" w:rsidRDefault="00CC5CB3" w:rsidP="00CC5CB3">
            <w:pPr>
              <w:jc w:val="center"/>
              <w:rPr>
                <w:sz w:val="24"/>
              </w:rPr>
            </w:pPr>
            <w:r w:rsidRPr="00CC5CB3">
              <w:rPr>
                <w:sz w:val="24"/>
              </w:rPr>
              <w:t>(A) Name</w:t>
            </w:r>
          </w:p>
        </w:tc>
        <w:tc>
          <w:tcPr>
            <w:tcW w:w="2673" w:type="dxa"/>
          </w:tcPr>
          <w:p w14:paraId="4FB201FF" w14:textId="77777777" w:rsidR="00CC5CB3" w:rsidRPr="00CC5CB3" w:rsidRDefault="00CC5CB3" w:rsidP="00CC5CB3">
            <w:pPr>
              <w:jc w:val="center"/>
              <w:rPr>
                <w:sz w:val="24"/>
                <w:rtl/>
              </w:rPr>
            </w:pPr>
            <w:r w:rsidRPr="00CC5CB3">
              <w:rPr>
                <w:rFonts w:hint="cs"/>
                <w:sz w:val="24"/>
                <w:rtl/>
              </w:rPr>
              <w:t>نام مدیر سطح 1</w:t>
            </w:r>
          </w:p>
        </w:tc>
      </w:tr>
      <w:tr w:rsidR="00CC5CB3" w:rsidRPr="001F1413" w14:paraId="4B38DAED" w14:textId="77777777" w:rsidTr="00A830DC">
        <w:trPr>
          <w:trHeight w:val="440"/>
        </w:trPr>
        <w:tc>
          <w:tcPr>
            <w:tcW w:w="1055" w:type="dxa"/>
          </w:tcPr>
          <w:p w14:paraId="509C6FAF" w14:textId="77777777" w:rsidR="00CC5CB3" w:rsidRPr="00CC5CB3" w:rsidRDefault="00CC5CB3" w:rsidP="00CC5CB3">
            <w:pPr>
              <w:jc w:val="center"/>
              <w:rPr>
                <w:sz w:val="24"/>
              </w:rPr>
            </w:pPr>
            <w:r w:rsidRPr="00CC5CB3">
              <w:rPr>
                <w:sz w:val="24"/>
              </w:rPr>
              <w:t>6 (b)</w:t>
            </w:r>
          </w:p>
        </w:tc>
        <w:tc>
          <w:tcPr>
            <w:tcW w:w="5288" w:type="dxa"/>
          </w:tcPr>
          <w:p w14:paraId="1C757FE4" w14:textId="77777777" w:rsidR="00CC5CB3" w:rsidRPr="00CC5CB3" w:rsidRDefault="00CC5CB3" w:rsidP="00CC5CB3">
            <w:pPr>
              <w:jc w:val="center"/>
              <w:rPr>
                <w:sz w:val="24"/>
              </w:rPr>
            </w:pPr>
            <w:r w:rsidRPr="00CC5CB3">
              <w:rPr>
                <w:sz w:val="24"/>
              </w:rPr>
              <w:t>(A) Role</w:t>
            </w:r>
          </w:p>
        </w:tc>
        <w:tc>
          <w:tcPr>
            <w:tcW w:w="2673" w:type="dxa"/>
          </w:tcPr>
          <w:p w14:paraId="62B81635" w14:textId="77777777" w:rsidR="00CC5CB3" w:rsidRPr="00CC5CB3" w:rsidRDefault="00CC5CB3" w:rsidP="00CC5CB3">
            <w:pPr>
              <w:jc w:val="center"/>
              <w:rPr>
                <w:sz w:val="24"/>
                <w:rtl/>
              </w:rPr>
            </w:pPr>
            <w:r w:rsidRPr="00CC5CB3">
              <w:rPr>
                <w:rFonts w:hint="cs"/>
                <w:sz w:val="24"/>
                <w:rtl/>
              </w:rPr>
              <w:t>سِمت مدیر سطح 1</w:t>
            </w:r>
          </w:p>
        </w:tc>
      </w:tr>
      <w:tr w:rsidR="00CC5CB3" w:rsidRPr="001F1413" w14:paraId="7B215D1C" w14:textId="77777777" w:rsidTr="00A830DC">
        <w:trPr>
          <w:trHeight w:val="440"/>
        </w:trPr>
        <w:tc>
          <w:tcPr>
            <w:tcW w:w="1055" w:type="dxa"/>
          </w:tcPr>
          <w:p w14:paraId="5F33909C" w14:textId="77777777" w:rsidR="00CC5CB3" w:rsidRPr="00CC5CB3" w:rsidRDefault="00CC5CB3" w:rsidP="00CC5CB3">
            <w:pPr>
              <w:jc w:val="center"/>
              <w:rPr>
                <w:sz w:val="24"/>
              </w:rPr>
            </w:pPr>
            <w:r w:rsidRPr="00CC5CB3">
              <w:rPr>
                <w:sz w:val="24"/>
              </w:rPr>
              <w:t>6 (b)</w:t>
            </w:r>
          </w:p>
        </w:tc>
        <w:tc>
          <w:tcPr>
            <w:tcW w:w="5288" w:type="dxa"/>
          </w:tcPr>
          <w:p w14:paraId="583F9AB2" w14:textId="77777777" w:rsidR="00CC5CB3" w:rsidRPr="00CC5CB3" w:rsidRDefault="00CC5CB3" w:rsidP="00CC5CB3">
            <w:pPr>
              <w:jc w:val="center"/>
              <w:rPr>
                <w:sz w:val="24"/>
              </w:rPr>
            </w:pPr>
            <w:r w:rsidRPr="00CC5CB3">
              <w:rPr>
                <w:sz w:val="24"/>
              </w:rPr>
              <w:t>(A) Education degree</w:t>
            </w:r>
          </w:p>
        </w:tc>
        <w:tc>
          <w:tcPr>
            <w:tcW w:w="2673" w:type="dxa"/>
          </w:tcPr>
          <w:p w14:paraId="1B1E7954" w14:textId="77777777" w:rsidR="00CC5CB3" w:rsidRPr="00CC5CB3" w:rsidRDefault="00CC5CB3" w:rsidP="00CC5CB3">
            <w:pPr>
              <w:jc w:val="center"/>
              <w:rPr>
                <w:sz w:val="24"/>
                <w:rtl/>
              </w:rPr>
            </w:pPr>
            <w:r w:rsidRPr="00CC5CB3">
              <w:rPr>
                <w:rFonts w:hint="cs"/>
                <w:sz w:val="24"/>
                <w:rtl/>
              </w:rPr>
              <w:t>مدرک تحصیلی مدیر سطح 1</w:t>
            </w:r>
          </w:p>
        </w:tc>
      </w:tr>
      <w:tr w:rsidR="00CC5CB3" w:rsidRPr="001F1413" w14:paraId="1E232067" w14:textId="77777777" w:rsidTr="00A830DC">
        <w:trPr>
          <w:trHeight w:val="440"/>
        </w:trPr>
        <w:tc>
          <w:tcPr>
            <w:tcW w:w="1055" w:type="dxa"/>
          </w:tcPr>
          <w:p w14:paraId="49FDF3F5" w14:textId="77777777" w:rsidR="00CC5CB3" w:rsidRPr="00CC5CB3" w:rsidRDefault="00CC5CB3" w:rsidP="00CC5CB3">
            <w:pPr>
              <w:jc w:val="center"/>
              <w:rPr>
                <w:sz w:val="24"/>
              </w:rPr>
            </w:pPr>
            <w:r w:rsidRPr="00CC5CB3">
              <w:rPr>
                <w:sz w:val="24"/>
              </w:rPr>
              <w:t>6 (b)</w:t>
            </w:r>
          </w:p>
        </w:tc>
        <w:tc>
          <w:tcPr>
            <w:tcW w:w="5288" w:type="dxa"/>
          </w:tcPr>
          <w:p w14:paraId="2E84D05A" w14:textId="4928C72A" w:rsidR="00CC5CB3" w:rsidRPr="00D42AF5" w:rsidRDefault="00CC5CB3" w:rsidP="00CC5CB3">
            <w:pPr>
              <w:jc w:val="center"/>
              <w:rPr>
                <w:sz w:val="24"/>
                <w:lang w:val="en-US"/>
              </w:rPr>
            </w:pPr>
            <w:r w:rsidRPr="00CC5CB3">
              <w:rPr>
                <w:sz w:val="24"/>
              </w:rPr>
              <w:t xml:space="preserve">(A) </w:t>
            </w:r>
            <w:r w:rsidR="00D42AF5">
              <w:rPr>
                <w:sz w:val="24"/>
                <w:lang w:val="en-US"/>
              </w:rPr>
              <w:t>Token</w:t>
            </w:r>
          </w:p>
        </w:tc>
        <w:tc>
          <w:tcPr>
            <w:tcW w:w="2673" w:type="dxa"/>
          </w:tcPr>
          <w:p w14:paraId="3839D813" w14:textId="37AC82C5" w:rsidR="00CC5CB3" w:rsidRPr="00CC5CB3" w:rsidRDefault="00D42AF5" w:rsidP="00CC5CB3">
            <w:pPr>
              <w:jc w:val="center"/>
              <w:rPr>
                <w:sz w:val="24"/>
                <w:rtl/>
              </w:rPr>
            </w:pPr>
            <w:r>
              <w:rPr>
                <w:rFonts w:hint="cs"/>
                <w:sz w:val="24"/>
                <w:rtl/>
              </w:rPr>
              <w:t>امضای</w:t>
            </w:r>
            <w:r w:rsidR="00CC5CB3" w:rsidRPr="00CC5CB3">
              <w:rPr>
                <w:rFonts w:hint="cs"/>
                <w:sz w:val="24"/>
                <w:rtl/>
              </w:rPr>
              <w:t xml:space="preserve"> مهمان</w:t>
            </w:r>
          </w:p>
        </w:tc>
      </w:tr>
      <w:tr w:rsidR="00CC5CB3" w:rsidRPr="001F1413" w14:paraId="55488CE5" w14:textId="77777777" w:rsidTr="00A830DC">
        <w:trPr>
          <w:trHeight w:val="440"/>
        </w:trPr>
        <w:tc>
          <w:tcPr>
            <w:tcW w:w="1055" w:type="dxa"/>
          </w:tcPr>
          <w:p w14:paraId="449EDE8B" w14:textId="77777777" w:rsidR="00CC5CB3" w:rsidRPr="00CC5CB3" w:rsidRDefault="00CC5CB3" w:rsidP="00CC5CB3">
            <w:pPr>
              <w:jc w:val="center"/>
              <w:rPr>
                <w:sz w:val="24"/>
              </w:rPr>
            </w:pPr>
            <w:r w:rsidRPr="00CC5CB3">
              <w:rPr>
                <w:sz w:val="24"/>
              </w:rPr>
              <w:t>1 (a)</w:t>
            </w:r>
          </w:p>
        </w:tc>
        <w:tc>
          <w:tcPr>
            <w:tcW w:w="5288" w:type="dxa"/>
          </w:tcPr>
          <w:p w14:paraId="1DCC4D25" w14:textId="77777777" w:rsidR="00CC5CB3" w:rsidRPr="00CC5CB3" w:rsidRDefault="00CC5CB3" w:rsidP="00CC5CB3">
            <w:pPr>
              <w:jc w:val="center"/>
              <w:rPr>
                <w:sz w:val="24"/>
              </w:rPr>
            </w:pPr>
            <w:r w:rsidRPr="00CC5CB3">
              <w:rPr>
                <w:sz w:val="24"/>
              </w:rPr>
              <w:t>(C) Admin 2</w:t>
            </w:r>
          </w:p>
        </w:tc>
        <w:tc>
          <w:tcPr>
            <w:tcW w:w="2673" w:type="dxa"/>
          </w:tcPr>
          <w:p w14:paraId="41B84554" w14:textId="77777777" w:rsidR="00CC5CB3" w:rsidRPr="00CC5CB3" w:rsidRDefault="00CC5CB3" w:rsidP="00CC5CB3">
            <w:pPr>
              <w:jc w:val="center"/>
              <w:rPr>
                <w:sz w:val="24"/>
                <w:rtl/>
              </w:rPr>
            </w:pPr>
            <w:r w:rsidRPr="00CC5CB3">
              <w:rPr>
                <w:rFonts w:hint="cs"/>
                <w:sz w:val="24"/>
                <w:rtl/>
              </w:rPr>
              <w:t>مدیر سطح 2</w:t>
            </w:r>
          </w:p>
        </w:tc>
      </w:tr>
      <w:tr w:rsidR="00CC5CB3" w:rsidRPr="001F1413" w14:paraId="4A3315F7" w14:textId="77777777" w:rsidTr="00A830DC">
        <w:trPr>
          <w:trHeight w:val="440"/>
        </w:trPr>
        <w:tc>
          <w:tcPr>
            <w:tcW w:w="1055" w:type="dxa"/>
          </w:tcPr>
          <w:p w14:paraId="5B51FDD0" w14:textId="77777777" w:rsidR="00CC5CB3" w:rsidRPr="00CC5CB3" w:rsidRDefault="00CC5CB3" w:rsidP="00CC5CB3">
            <w:pPr>
              <w:jc w:val="center"/>
              <w:rPr>
                <w:sz w:val="24"/>
              </w:rPr>
            </w:pPr>
            <w:r w:rsidRPr="00CC5CB3">
              <w:rPr>
                <w:sz w:val="24"/>
              </w:rPr>
              <w:t>6 (b)</w:t>
            </w:r>
          </w:p>
        </w:tc>
        <w:tc>
          <w:tcPr>
            <w:tcW w:w="5288" w:type="dxa"/>
          </w:tcPr>
          <w:p w14:paraId="7382FF7B" w14:textId="77777777" w:rsidR="00CC5CB3" w:rsidRPr="00CC5CB3" w:rsidRDefault="00CC5CB3" w:rsidP="00CC5CB3">
            <w:pPr>
              <w:jc w:val="center"/>
              <w:rPr>
                <w:sz w:val="24"/>
              </w:rPr>
            </w:pPr>
            <w:r w:rsidRPr="00CC5CB3">
              <w:rPr>
                <w:sz w:val="24"/>
              </w:rPr>
              <w:t>(A) Name</w:t>
            </w:r>
          </w:p>
        </w:tc>
        <w:tc>
          <w:tcPr>
            <w:tcW w:w="2673" w:type="dxa"/>
          </w:tcPr>
          <w:p w14:paraId="0390199C" w14:textId="77777777" w:rsidR="00CC5CB3" w:rsidRPr="00CC5CB3" w:rsidRDefault="00CC5CB3" w:rsidP="00CC5CB3">
            <w:pPr>
              <w:jc w:val="center"/>
              <w:rPr>
                <w:sz w:val="24"/>
                <w:rtl/>
              </w:rPr>
            </w:pPr>
            <w:r w:rsidRPr="00CC5CB3">
              <w:rPr>
                <w:rFonts w:hint="cs"/>
                <w:sz w:val="24"/>
                <w:rtl/>
              </w:rPr>
              <w:t>نام مدیر سطح 2</w:t>
            </w:r>
          </w:p>
        </w:tc>
      </w:tr>
      <w:tr w:rsidR="00CC5CB3" w:rsidRPr="001F1413" w14:paraId="708FD241" w14:textId="77777777" w:rsidTr="00A830DC">
        <w:trPr>
          <w:trHeight w:val="440"/>
        </w:trPr>
        <w:tc>
          <w:tcPr>
            <w:tcW w:w="1055" w:type="dxa"/>
          </w:tcPr>
          <w:p w14:paraId="24DE8996" w14:textId="77777777" w:rsidR="00CC5CB3" w:rsidRPr="00CC5CB3" w:rsidRDefault="00CC5CB3" w:rsidP="00CC5CB3">
            <w:pPr>
              <w:jc w:val="center"/>
              <w:rPr>
                <w:sz w:val="24"/>
              </w:rPr>
            </w:pPr>
            <w:r w:rsidRPr="00CC5CB3">
              <w:rPr>
                <w:sz w:val="24"/>
              </w:rPr>
              <w:t>6 (b)</w:t>
            </w:r>
          </w:p>
        </w:tc>
        <w:tc>
          <w:tcPr>
            <w:tcW w:w="5288" w:type="dxa"/>
          </w:tcPr>
          <w:p w14:paraId="085105B4" w14:textId="77777777" w:rsidR="00CC5CB3" w:rsidRPr="00CC5CB3" w:rsidRDefault="00CC5CB3" w:rsidP="00CC5CB3">
            <w:pPr>
              <w:jc w:val="center"/>
              <w:rPr>
                <w:sz w:val="24"/>
              </w:rPr>
            </w:pPr>
            <w:r w:rsidRPr="00CC5CB3">
              <w:rPr>
                <w:sz w:val="24"/>
              </w:rPr>
              <w:t>(A) Role</w:t>
            </w:r>
          </w:p>
        </w:tc>
        <w:tc>
          <w:tcPr>
            <w:tcW w:w="2673" w:type="dxa"/>
          </w:tcPr>
          <w:p w14:paraId="27548570" w14:textId="77777777" w:rsidR="00CC5CB3" w:rsidRPr="00CC5CB3" w:rsidRDefault="00CC5CB3" w:rsidP="00CC5CB3">
            <w:pPr>
              <w:jc w:val="center"/>
              <w:rPr>
                <w:sz w:val="24"/>
                <w:rtl/>
              </w:rPr>
            </w:pPr>
            <w:r w:rsidRPr="00CC5CB3">
              <w:rPr>
                <w:rFonts w:hint="cs"/>
                <w:sz w:val="24"/>
                <w:rtl/>
              </w:rPr>
              <w:t>سِمت مدیر سطح 2</w:t>
            </w:r>
          </w:p>
        </w:tc>
      </w:tr>
      <w:tr w:rsidR="00CC5CB3" w:rsidRPr="001F1413" w14:paraId="2ACCBCDD" w14:textId="77777777" w:rsidTr="00A830DC">
        <w:trPr>
          <w:trHeight w:val="440"/>
        </w:trPr>
        <w:tc>
          <w:tcPr>
            <w:tcW w:w="1055" w:type="dxa"/>
          </w:tcPr>
          <w:p w14:paraId="58820D22" w14:textId="77777777" w:rsidR="00CC5CB3" w:rsidRPr="00CC5CB3" w:rsidRDefault="00CC5CB3" w:rsidP="00CC5CB3">
            <w:pPr>
              <w:jc w:val="center"/>
              <w:rPr>
                <w:sz w:val="24"/>
              </w:rPr>
            </w:pPr>
            <w:r w:rsidRPr="00CC5CB3">
              <w:rPr>
                <w:sz w:val="24"/>
              </w:rPr>
              <w:t>6 (b)</w:t>
            </w:r>
          </w:p>
        </w:tc>
        <w:tc>
          <w:tcPr>
            <w:tcW w:w="5288" w:type="dxa"/>
          </w:tcPr>
          <w:p w14:paraId="103EC592" w14:textId="77777777" w:rsidR="00CC5CB3" w:rsidRPr="00CC5CB3" w:rsidRDefault="00CC5CB3" w:rsidP="00CC5CB3">
            <w:pPr>
              <w:jc w:val="center"/>
              <w:rPr>
                <w:sz w:val="24"/>
              </w:rPr>
            </w:pPr>
            <w:r w:rsidRPr="00CC5CB3">
              <w:rPr>
                <w:sz w:val="24"/>
              </w:rPr>
              <w:t>(A) Education degree</w:t>
            </w:r>
          </w:p>
        </w:tc>
        <w:tc>
          <w:tcPr>
            <w:tcW w:w="2673" w:type="dxa"/>
          </w:tcPr>
          <w:p w14:paraId="532E1AF3" w14:textId="77777777" w:rsidR="00CC5CB3" w:rsidRPr="00CC5CB3" w:rsidRDefault="00CC5CB3" w:rsidP="00CC5CB3">
            <w:pPr>
              <w:jc w:val="center"/>
              <w:rPr>
                <w:sz w:val="24"/>
                <w:rtl/>
              </w:rPr>
            </w:pPr>
            <w:r w:rsidRPr="00CC5CB3">
              <w:rPr>
                <w:rFonts w:hint="cs"/>
                <w:sz w:val="24"/>
                <w:rtl/>
              </w:rPr>
              <w:t>مدرک تحصیلی مدیر سطح 2</w:t>
            </w:r>
          </w:p>
        </w:tc>
      </w:tr>
      <w:tr w:rsidR="00CC5CB3" w:rsidRPr="001F1413" w14:paraId="49712AF2" w14:textId="77777777" w:rsidTr="00A830DC">
        <w:trPr>
          <w:trHeight w:val="440"/>
        </w:trPr>
        <w:tc>
          <w:tcPr>
            <w:tcW w:w="1055" w:type="dxa"/>
          </w:tcPr>
          <w:p w14:paraId="0B7622EF" w14:textId="77777777" w:rsidR="00CC5CB3" w:rsidRPr="00CC5CB3" w:rsidRDefault="00CC5CB3" w:rsidP="00CC5CB3">
            <w:pPr>
              <w:jc w:val="center"/>
              <w:rPr>
                <w:sz w:val="24"/>
              </w:rPr>
            </w:pPr>
            <w:r w:rsidRPr="00CC5CB3">
              <w:rPr>
                <w:sz w:val="24"/>
              </w:rPr>
              <w:t>9</w:t>
            </w:r>
          </w:p>
        </w:tc>
        <w:tc>
          <w:tcPr>
            <w:tcW w:w="5288" w:type="dxa"/>
          </w:tcPr>
          <w:p w14:paraId="4E26EA96" w14:textId="77777777" w:rsidR="00CC5CB3" w:rsidRPr="00CC5CB3" w:rsidRDefault="00CC5CB3" w:rsidP="00CC5CB3">
            <w:pPr>
              <w:jc w:val="center"/>
              <w:rPr>
                <w:sz w:val="24"/>
              </w:rPr>
            </w:pPr>
            <w:r w:rsidRPr="00CC5CB3">
              <w:rPr>
                <w:sz w:val="24"/>
              </w:rPr>
              <w:t>(I) ISA (Guest, User)</w:t>
            </w:r>
            <w:r w:rsidRPr="00CC5CB3">
              <w:rPr>
                <w:sz w:val="24"/>
              </w:rPr>
              <w:br/>
              <w:t>(I) ISA (Student, User)</w:t>
            </w:r>
            <w:r w:rsidRPr="00CC5CB3">
              <w:rPr>
                <w:sz w:val="24"/>
              </w:rPr>
              <w:br/>
              <w:t>(I) ISA (Admin 2, User)</w:t>
            </w:r>
          </w:p>
          <w:p w14:paraId="46026C6F" w14:textId="77777777" w:rsidR="00CC5CB3" w:rsidRPr="00CC5CB3" w:rsidRDefault="00CC5CB3" w:rsidP="00CC5CB3">
            <w:pPr>
              <w:jc w:val="center"/>
              <w:rPr>
                <w:sz w:val="24"/>
              </w:rPr>
            </w:pPr>
            <w:r w:rsidRPr="00CC5CB3">
              <w:rPr>
                <w:sz w:val="24"/>
              </w:rPr>
              <w:t>(I) ISA (Admin 1, User)</w:t>
            </w:r>
            <w:r w:rsidRPr="00CC5CB3">
              <w:rPr>
                <w:sz w:val="24"/>
              </w:rPr>
              <w:br/>
            </w:r>
          </w:p>
        </w:tc>
        <w:tc>
          <w:tcPr>
            <w:tcW w:w="2673" w:type="dxa"/>
          </w:tcPr>
          <w:p w14:paraId="6606C666" w14:textId="77777777" w:rsidR="00CC5CB3" w:rsidRPr="00CC5CB3" w:rsidRDefault="00CC5CB3" w:rsidP="00CC5CB3">
            <w:pPr>
              <w:jc w:val="center"/>
              <w:rPr>
                <w:sz w:val="24"/>
              </w:rPr>
            </w:pPr>
          </w:p>
          <w:p w14:paraId="2CF61C5C" w14:textId="77777777" w:rsidR="00CC5CB3" w:rsidRPr="00CC5CB3" w:rsidRDefault="00CC5CB3" w:rsidP="00CC5CB3">
            <w:pPr>
              <w:jc w:val="center"/>
              <w:rPr>
                <w:sz w:val="24"/>
              </w:rPr>
            </w:pPr>
          </w:p>
          <w:p w14:paraId="78AABF13" w14:textId="77777777" w:rsidR="00CC5CB3" w:rsidRPr="00CC5CB3" w:rsidRDefault="00CC5CB3" w:rsidP="00CC5CB3">
            <w:pPr>
              <w:jc w:val="center"/>
              <w:rPr>
                <w:sz w:val="24"/>
                <w:rtl/>
              </w:rPr>
            </w:pPr>
          </w:p>
        </w:tc>
      </w:tr>
      <w:tr w:rsidR="00CC5CB3" w:rsidRPr="001F1413" w14:paraId="568D36A5" w14:textId="77777777" w:rsidTr="00A830DC">
        <w:trPr>
          <w:trHeight w:val="440"/>
        </w:trPr>
        <w:tc>
          <w:tcPr>
            <w:tcW w:w="1055" w:type="dxa"/>
          </w:tcPr>
          <w:p w14:paraId="15896740" w14:textId="77777777" w:rsidR="00CC5CB3" w:rsidRPr="00CC5CB3" w:rsidRDefault="00CC5CB3" w:rsidP="00CC5CB3">
            <w:pPr>
              <w:jc w:val="center"/>
              <w:rPr>
                <w:sz w:val="24"/>
              </w:rPr>
            </w:pPr>
            <w:r w:rsidRPr="00CC5CB3">
              <w:rPr>
                <w:sz w:val="24"/>
              </w:rPr>
              <w:t>6 (b)</w:t>
            </w:r>
          </w:p>
        </w:tc>
        <w:tc>
          <w:tcPr>
            <w:tcW w:w="5288" w:type="dxa"/>
          </w:tcPr>
          <w:p w14:paraId="534AB3DA" w14:textId="77777777" w:rsidR="00CC5CB3" w:rsidRPr="00CC5CB3" w:rsidRDefault="00CC5CB3" w:rsidP="00CC5CB3">
            <w:pPr>
              <w:jc w:val="center"/>
              <w:rPr>
                <w:sz w:val="24"/>
              </w:rPr>
            </w:pPr>
            <w:r w:rsidRPr="00CC5CB3">
              <w:rPr>
                <w:sz w:val="24"/>
              </w:rPr>
              <w:t>(A) Username</w:t>
            </w:r>
          </w:p>
        </w:tc>
        <w:tc>
          <w:tcPr>
            <w:tcW w:w="2673" w:type="dxa"/>
          </w:tcPr>
          <w:p w14:paraId="73E29579" w14:textId="3FABDF03" w:rsidR="00CC5CB3" w:rsidRPr="00CC5CB3" w:rsidRDefault="00CC5CB3" w:rsidP="00CC5CB3">
            <w:pPr>
              <w:jc w:val="center"/>
              <w:rPr>
                <w:sz w:val="24"/>
                <w:rtl/>
              </w:rPr>
            </w:pPr>
            <w:r w:rsidRPr="00CC5CB3">
              <w:rPr>
                <w:rFonts w:hint="cs"/>
                <w:sz w:val="24"/>
                <w:rtl/>
              </w:rPr>
              <w:t>نام کاربری</w:t>
            </w:r>
          </w:p>
        </w:tc>
      </w:tr>
      <w:tr w:rsidR="00CC5CB3" w:rsidRPr="001F1413" w14:paraId="1E613A8E" w14:textId="77777777" w:rsidTr="00A830DC">
        <w:trPr>
          <w:trHeight w:val="440"/>
        </w:trPr>
        <w:tc>
          <w:tcPr>
            <w:tcW w:w="1055" w:type="dxa"/>
          </w:tcPr>
          <w:p w14:paraId="0276432B" w14:textId="77777777" w:rsidR="00CC5CB3" w:rsidRPr="00CC5CB3" w:rsidRDefault="00CC5CB3" w:rsidP="00CC5CB3">
            <w:pPr>
              <w:jc w:val="center"/>
              <w:rPr>
                <w:sz w:val="24"/>
              </w:rPr>
            </w:pPr>
            <w:r w:rsidRPr="00CC5CB3">
              <w:rPr>
                <w:sz w:val="24"/>
              </w:rPr>
              <w:t>6 (b)</w:t>
            </w:r>
          </w:p>
        </w:tc>
        <w:tc>
          <w:tcPr>
            <w:tcW w:w="5288" w:type="dxa"/>
          </w:tcPr>
          <w:p w14:paraId="0DFB7954" w14:textId="77777777" w:rsidR="00CC5CB3" w:rsidRPr="00CC5CB3" w:rsidRDefault="00CC5CB3" w:rsidP="00CC5CB3">
            <w:pPr>
              <w:jc w:val="center"/>
              <w:rPr>
                <w:sz w:val="24"/>
              </w:rPr>
            </w:pPr>
            <w:r w:rsidRPr="00CC5CB3">
              <w:rPr>
                <w:sz w:val="24"/>
              </w:rPr>
              <w:t>(A) Password</w:t>
            </w:r>
          </w:p>
        </w:tc>
        <w:tc>
          <w:tcPr>
            <w:tcW w:w="2673" w:type="dxa"/>
          </w:tcPr>
          <w:p w14:paraId="036A418C" w14:textId="77777777" w:rsidR="00CC5CB3" w:rsidRPr="00CC5CB3" w:rsidRDefault="00CC5CB3" w:rsidP="00CC5CB3">
            <w:pPr>
              <w:jc w:val="center"/>
              <w:rPr>
                <w:sz w:val="24"/>
              </w:rPr>
            </w:pPr>
            <w:r w:rsidRPr="00CC5CB3">
              <w:rPr>
                <w:rFonts w:hint="cs"/>
                <w:sz w:val="24"/>
                <w:rtl/>
              </w:rPr>
              <w:t>رمز عبور</w:t>
            </w:r>
          </w:p>
        </w:tc>
      </w:tr>
      <w:tr w:rsidR="00CC5CB3" w:rsidRPr="001F1413" w14:paraId="6C15F740" w14:textId="77777777" w:rsidTr="00A830DC">
        <w:trPr>
          <w:trHeight w:val="440"/>
        </w:trPr>
        <w:tc>
          <w:tcPr>
            <w:tcW w:w="1055" w:type="dxa"/>
          </w:tcPr>
          <w:p w14:paraId="131010E3" w14:textId="77777777" w:rsidR="00CC5CB3" w:rsidRPr="00CC5CB3" w:rsidRDefault="00CC5CB3" w:rsidP="00CC5CB3">
            <w:pPr>
              <w:jc w:val="center"/>
              <w:rPr>
                <w:sz w:val="24"/>
              </w:rPr>
            </w:pPr>
            <w:r w:rsidRPr="00CC5CB3">
              <w:rPr>
                <w:sz w:val="24"/>
              </w:rPr>
              <w:t>6 (b)</w:t>
            </w:r>
          </w:p>
        </w:tc>
        <w:tc>
          <w:tcPr>
            <w:tcW w:w="5288" w:type="dxa"/>
          </w:tcPr>
          <w:p w14:paraId="6A6489E3" w14:textId="77777777" w:rsidR="00CC5CB3" w:rsidRPr="00CC5CB3" w:rsidRDefault="00CC5CB3" w:rsidP="00CC5CB3">
            <w:pPr>
              <w:jc w:val="center"/>
              <w:rPr>
                <w:sz w:val="24"/>
              </w:rPr>
            </w:pPr>
            <w:r w:rsidRPr="00CC5CB3">
              <w:rPr>
                <w:sz w:val="24"/>
              </w:rPr>
              <w:t>(A) Name</w:t>
            </w:r>
          </w:p>
        </w:tc>
        <w:tc>
          <w:tcPr>
            <w:tcW w:w="2673" w:type="dxa"/>
          </w:tcPr>
          <w:p w14:paraId="2E0AB6DD" w14:textId="77777777" w:rsidR="00CC5CB3" w:rsidRPr="00CC5CB3" w:rsidRDefault="00CC5CB3" w:rsidP="00CC5CB3">
            <w:pPr>
              <w:jc w:val="center"/>
              <w:rPr>
                <w:sz w:val="24"/>
                <w:rtl/>
              </w:rPr>
            </w:pPr>
            <w:r w:rsidRPr="00CC5CB3">
              <w:rPr>
                <w:rFonts w:hint="cs"/>
                <w:sz w:val="24"/>
                <w:rtl/>
              </w:rPr>
              <w:t>نام دانشجو</w:t>
            </w:r>
          </w:p>
        </w:tc>
      </w:tr>
      <w:tr w:rsidR="00CC5CB3" w:rsidRPr="001F1413" w14:paraId="46F57694" w14:textId="77777777" w:rsidTr="00A830DC">
        <w:trPr>
          <w:trHeight w:val="440"/>
        </w:trPr>
        <w:tc>
          <w:tcPr>
            <w:tcW w:w="1055" w:type="dxa"/>
          </w:tcPr>
          <w:p w14:paraId="21BB5095" w14:textId="77777777" w:rsidR="00CC5CB3" w:rsidRPr="00CC5CB3" w:rsidRDefault="00CC5CB3" w:rsidP="00CC5CB3">
            <w:pPr>
              <w:jc w:val="center"/>
              <w:rPr>
                <w:sz w:val="24"/>
              </w:rPr>
            </w:pPr>
            <w:r w:rsidRPr="00CC5CB3">
              <w:rPr>
                <w:sz w:val="24"/>
              </w:rPr>
              <w:t>6 (b)</w:t>
            </w:r>
          </w:p>
        </w:tc>
        <w:tc>
          <w:tcPr>
            <w:tcW w:w="5288" w:type="dxa"/>
          </w:tcPr>
          <w:p w14:paraId="2A0F2132" w14:textId="77777777" w:rsidR="00CC5CB3" w:rsidRPr="00CC5CB3" w:rsidRDefault="00CC5CB3" w:rsidP="00CC5CB3">
            <w:pPr>
              <w:jc w:val="center"/>
              <w:rPr>
                <w:sz w:val="24"/>
              </w:rPr>
            </w:pPr>
            <w:r w:rsidRPr="00CC5CB3">
              <w:rPr>
                <w:sz w:val="24"/>
              </w:rPr>
              <w:t>(A) Student number</w:t>
            </w:r>
          </w:p>
        </w:tc>
        <w:tc>
          <w:tcPr>
            <w:tcW w:w="2673" w:type="dxa"/>
          </w:tcPr>
          <w:p w14:paraId="2179566E" w14:textId="77777777" w:rsidR="00CC5CB3" w:rsidRPr="00CC5CB3" w:rsidRDefault="00CC5CB3" w:rsidP="00CC5CB3">
            <w:pPr>
              <w:jc w:val="center"/>
              <w:rPr>
                <w:sz w:val="24"/>
                <w:rtl/>
              </w:rPr>
            </w:pPr>
            <w:r w:rsidRPr="00CC5CB3">
              <w:rPr>
                <w:rFonts w:hint="cs"/>
                <w:sz w:val="24"/>
                <w:rtl/>
              </w:rPr>
              <w:t>شماره دانشجویی</w:t>
            </w:r>
          </w:p>
        </w:tc>
      </w:tr>
      <w:tr w:rsidR="00CC5CB3" w:rsidRPr="001F1413" w14:paraId="5C615A27" w14:textId="77777777" w:rsidTr="00A830DC">
        <w:trPr>
          <w:trHeight w:val="440"/>
        </w:trPr>
        <w:tc>
          <w:tcPr>
            <w:tcW w:w="1055" w:type="dxa"/>
          </w:tcPr>
          <w:p w14:paraId="51D2E395" w14:textId="77777777" w:rsidR="00CC5CB3" w:rsidRPr="00CC5CB3" w:rsidRDefault="00CC5CB3" w:rsidP="00CC5CB3">
            <w:pPr>
              <w:jc w:val="center"/>
              <w:rPr>
                <w:sz w:val="24"/>
              </w:rPr>
            </w:pPr>
            <w:r w:rsidRPr="00CC5CB3">
              <w:rPr>
                <w:sz w:val="24"/>
              </w:rPr>
              <w:t>6 (b)</w:t>
            </w:r>
          </w:p>
        </w:tc>
        <w:tc>
          <w:tcPr>
            <w:tcW w:w="5288" w:type="dxa"/>
          </w:tcPr>
          <w:p w14:paraId="2271A079" w14:textId="77777777" w:rsidR="00CC5CB3" w:rsidRPr="00CC5CB3" w:rsidRDefault="00CC5CB3" w:rsidP="00CC5CB3">
            <w:pPr>
              <w:jc w:val="center"/>
              <w:rPr>
                <w:sz w:val="24"/>
              </w:rPr>
            </w:pPr>
            <w:r w:rsidRPr="00CC5CB3">
              <w:rPr>
                <w:sz w:val="24"/>
              </w:rPr>
              <w:t>(A) Student term</w:t>
            </w:r>
          </w:p>
        </w:tc>
        <w:tc>
          <w:tcPr>
            <w:tcW w:w="2673" w:type="dxa"/>
          </w:tcPr>
          <w:p w14:paraId="7C261786" w14:textId="77777777" w:rsidR="00CC5CB3" w:rsidRPr="00CC5CB3" w:rsidRDefault="00CC5CB3" w:rsidP="00CC5CB3">
            <w:pPr>
              <w:jc w:val="center"/>
              <w:rPr>
                <w:sz w:val="24"/>
                <w:rtl/>
              </w:rPr>
            </w:pPr>
            <w:r w:rsidRPr="00CC5CB3">
              <w:rPr>
                <w:rFonts w:hint="cs"/>
                <w:sz w:val="24"/>
                <w:rtl/>
              </w:rPr>
              <w:t>ترم دانشجو</w:t>
            </w:r>
          </w:p>
        </w:tc>
      </w:tr>
      <w:tr w:rsidR="00CC5CB3" w:rsidRPr="001F1413" w14:paraId="5E3CEB66" w14:textId="77777777" w:rsidTr="00A830DC">
        <w:trPr>
          <w:trHeight w:val="440"/>
        </w:trPr>
        <w:tc>
          <w:tcPr>
            <w:tcW w:w="1055" w:type="dxa"/>
          </w:tcPr>
          <w:p w14:paraId="1DCC685B" w14:textId="77777777" w:rsidR="00CC5CB3" w:rsidRPr="00CC5CB3" w:rsidRDefault="00CC5CB3" w:rsidP="00CC5CB3">
            <w:pPr>
              <w:jc w:val="center"/>
              <w:rPr>
                <w:sz w:val="24"/>
              </w:rPr>
            </w:pPr>
            <w:r w:rsidRPr="00CC5CB3">
              <w:rPr>
                <w:sz w:val="24"/>
              </w:rPr>
              <w:lastRenderedPageBreak/>
              <w:t>6 (b)</w:t>
            </w:r>
          </w:p>
        </w:tc>
        <w:tc>
          <w:tcPr>
            <w:tcW w:w="5288" w:type="dxa"/>
          </w:tcPr>
          <w:p w14:paraId="45CC2AE6" w14:textId="77777777" w:rsidR="00CC5CB3" w:rsidRPr="00CC5CB3" w:rsidRDefault="00CC5CB3" w:rsidP="00CC5CB3">
            <w:pPr>
              <w:jc w:val="center"/>
              <w:rPr>
                <w:sz w:val="24"/>
              </w:rPr>
            </w:pPr>
            <w:r w:rsidRPr="00CC5CB3">
              <w:rPr>
                <w:sz w:val="24"/>
              </w:rPr>
              <w:t>(A) Student average</w:t>
            </w:r>
          </w:p>
        </w:tc>
        <w:tc>
          <w:tcPr>
            <w:tcW w:w="2673" w:type="dxa"/>
          </w:tcPr>
          <w:p w14:paraId="44968A1A" w14:textId="77777777" w:rsidR="00CC5CB3" w:rsidRPr="00CC5CB3" w:rsidRDefault="00CC5CB3" w:rsidP="00CC5CB3">
            <w:pPr>
              <w:jc w:val="center"/>
              <w:rPr>
                <w:sz w:val="24"/>
                <w:rtl/>
              </w:rPr>
            </w:pPr>
            <w:r w:rsidRPr="00CC5CB3">
              <w:rPr>
                <w:rFonts w:hint="cs"/>
                <w:sz w:val="24"/>
                <w:rtl/>
              </w:rPr>
              <w:t>معدل دانشجو</w:t>
            </w:r>
          </w:p>
        </w:tc>
      </w:tr>
      <w:tr w:rsidR="00CC5CB3" w:rsidRPr="001F1413" w14:paraId="04E7BE40" w14:textId="77777777" w:rsidTr="00A830DC">
        <w:trPr>
          <w:trHeight w:val="440"/>
        </w:trPr>
        <w:tc>
          <w:tcPr>
            <w:tcW w:w="1055" w:type="dxa"/>
          </w:tcPr>
          <w:p w14:paraId="6ECDC468" w14:textId="77777777" w:rsidR="00CC5CB3" w:rsidRPr="00CC5CB3" w:rsidRDefault="00CC5CB3" w:rsidP="00CC5CB3">
            <w:pPr>
              <w:jc w:val="center"/>
              <w:rPr>
                <w:sz w:val="24"/>
              </w:rPr>
            </w:pPr>
            <w:r w:rsidRPr="00CC5CB3">
              <w:rPr>
                <w:sz w:val="24"/>
              </w:rPr>
              <w:t>6 (b)</w:t>
            </w:r>
          </w:p>
        </w:tc>
        <w:tc>
          <w:tcPr>
            <w:tcW w:w="5288" w:type="dxa"/>
          </w:tcPr>
          <w:p w14:paraId="66F4ACC2" w14:textId="77777777" w:rsidR="00CC5CB3" w:rsidRPr="00CC5CB3" w:rsidRDefault="00CC5CB3" w:rsidP="00CC5CB3">
            <w:pPr>
              <w:jc w:val="center"/>
              <w:rPr>
                <w:sz w:val="24"/>
                <w:rtl/>
              </w:rPr>
            </w:pPr>
            <w:r w:rsidRPr="00CC5CB3">
              <w:rPr>
                <w:sz w:val="24"/>
              </w:rPr>
              <w:t>(A) Followers</w:t>
            </w:r>
          </w:p>
        </w:tc>
        <w:tc>
          <w:tcPr>
            <w:tcW w:w="2673" w:type="dxa"/>
          </w:tcPr>
          <w:p w14:paraId="53948CBB" w14:textId="77777777" w:rsidR="00CC5CB3" w:rsidRPr="00CC5CB3" w:rsidRDefault="00CC5CB3" w:rsidP="00CC5CB3">
            <w:pPr>
              <w:jc w:val="center"/>
              <w:rPr>
                <w:sz w:val="24"/>
                <w:rtl/>
              </w:rPr>
            </w:pPr>
            <w:r w:rsidRPr="00CC5CB3">
              <w:rPr>
                <w:rFonts w:hint="cs"/>
                <w:sz w:val="24"/>
                <w:rtl/>
              </w:rPr>
              <w:t>لیست همراهان</w:t>
            </w:r>
          </w:p>
        </w:tc>
      </w:tr>
      <w:tr w:rsidR="00CC5CB3" w:rsidRPr="001F1413" w14:paraId="248D089A" w14:textId="77777777" w:rsidTr="00A830DC">
        <w:trPr>
          <w:trHeight w:val="440"/>
        </w:trPr>
        <w:tc>
          <w:tcPr>
            <w:tcW w:w="1055" w:type="dxa"/>
          </w:tcPr>
          <w:p w14:paraId="497A4855" w14:textId="77777777" w:rsidR="00CC5CB3" w:rsidRPr="00CC5CB3" w:rsidRDefault="00CC5CB3" w:rsidP="00CC5CB3">
            <w:pPr>
              <w:jc w:val="center"/>
              <w:rPr>
                <w:sz w:val="24"/>
              </w:rPr>
            </w:pPr>
            <w:r w:rsidRPr="00CC5CB3">
              <w:rPr>
                <w:sz w:val="24"/>
              </w:rPr>
              <w:t>6 (b)</w:t>
            </w:r>
          </w:p>
        </w:tc>
        <w:tc>
          <w:tcPr>
            <w:tcW w:w="5288" w:type="dxa"/>
          </w:tcPr>
          <w:p w14:paraId="7335CFB9" w14:textId="77777777" w:rsidR="00CC5CB3" w:rsidRPr="00CC5CB3" w:rsidRDefault="00CC5CB3" w:rsidP="00CC5CB3">
            <w:pPr>
              <w:jc w:val="center"/>
              <w:rPr>
                <w:sz w:val="24"/>
              </w:rPr>
            </w:pPr>
            <w:r w:rsidRPr="00CC5CB3">
              <w:rPr>
                <w:sz w:val="24"/>
              </w:rPr>
              <w:t>(A) Final selected courses</w:t>
            </w:r>
          </w:p>
        </w:tc>
        <w:tc>
          <w:tcPr>
            <w:tcW w:w="2673" w:type="dxa"/>
          </w:tcPr>
          <w:p w14:paraId="726EED28" w14:textId="77777777" w:rsidR="00CC5CB3" w:rsidRPr="00CC5CB3" w:rsidRDefault="00CC5CB3" w:rsidP="00CC5CB3">
            <w:pPr>
              <w:jc w:val="center"/>
              <w:rPr>
                <w:sz w:val="24"/>
                <w:rtl/>
              </w:rPr>
            </w:pPr>
            <w:r w:rsidRPr="00CC5CB3">
              <w:rPr>
                <w:rFonts w:hint="cs"/>
                <w:sz w:val="24"/>
                <w:rtl/>
              </w:rPr>
              <w:t>دروس نهایی انتخاب شده</w:t>
            </w:r>
          </w:p>
        </w:tc>
      </w:tr>
      <w:tr w:rsidR="00CC5CB3" w:rsidRPr="001F1413" w14:paraId="79F3B2D8" w14:textId="77777777" w:rsidTr="00A830DC">
        <w:trPr>
          <w:trHeight w:val="440"/>
        </w:trPr>
        <w:tc>
          <w:tcPr>
            <w:tcW w:w="1055" w:type="dxa"/>
          </w:tcPr>
          <w:p w14:paraId="518FB32B" w14:textId="77777777" w:rsidR="00CC5CB3" w:rsidRPr="00CC5CB3" w:rsidRDefault="00CC5CB3" w:rsidP="00CC5CB3">
            <w:pPr>
              <w:jc w:val="center"/>
              <w:rPr>
                <w:sz w:val="24"/>
              </w:rPr>
            </w:pPr>
            <w:r w:rsidRPr="00CC5CB3">
              <w:rPr>
                <w:sz w:val="24"/>
              </w:rPr>
              <w:t>6 (b)</w:t>
            </w:r>
          </w:p>
        </w:tc>
        <w:tc>
          <w:tcPr>
            <w:tcW w:w="5288" w:type="dxa"/>
          </w:tcPr>
          <w:p w14:paraId="10D94D71" w14:textId="77777777" w:rsidR="00CC5CB3" w:rsidRPr="00CC5CB3" w:rsidRDefault="00CC5CB3" w:rsidP="00CC5CB3">
            <w:pPr>
              <w:jc w:val="center"/>
              <w:rPr>
                <w:sz w:val="24"/>
              </w:rPr>
            </w:pPr>
            <w:r w:rsidRPr="00CC5CB3">
              <w:rPr>
                <w:sz w:val="24"/>
              </w:rPr>
              <w:t>(A) Basic selected courses</w:t>
            </w:r>
          </w:p>
        </w:tc>
        <w:tc>
          <w:tcPr>
            <w:tcW w:w="2673" w:type="dxa"/>
          </w:tcPr>
          <w:p w14:paraId="7B7CB333" w14:textId="77777777" w:rsidR="00CC5CB3" w:rsidRPr="00CC5CB3" w:rsidRDefault="00CC5CB3" w:rsidP="00CC5CB3">
            <w:pPr>
              <w:jc w:val="center"/>
              <w:rPr>
                <w:sz w:val="24"/>
                <w:rtl/>
              </w:rPr>
            </w:pPr>
            <w:r w:rsidRPr="00CC5CB3">
              <w:rPr>
                <w:rFonts w:hint="cs"/>
                <w:sz w:val="24"/>
                <w:rtl/>
              </w:rPr>
              <w:t>دروس ثبت نام مقدماتی</w:t>
            </w:r>
          </w:p>
        </w:tc>
      </w:tr>
      <w:tr w:rsidR="00CC5CB3" w:rsidRPr="001F1413" w14:paraId="47C56478" w14:textId="77777777" w:rsidTr="00A830DC">
        <w:trPr>
          <w:trHeight w:val="440"/>
        </w:trPr>
        <w:tc>
          <w:tcPr>
            <w:tcW w:w="1055" w:type="dxa"/>
          </w:tcPr>
          <w:p w14:paraId="58AA1841" w14:textId="77777777" w:rsidR="00CC5CB3" w:rsidRPr="00CC5CB3" w:rsidRDefault="00CC5CB3" w:rsidP="00CC5CB3">
            <w:pPr>
              <w:jc w:val="center"/>
              <w:rPr>
                <w:sz w:val="24"/>
              </w:rPr>
            </w:pPr>
            <w:r w:rsidRPr="00CC5CB3">
              <w:rPr>
                <w:sz w:val="24"/>
              </w:rPr>
              <w:t>3</w:t>
            </w:r>
          </w:p>
        </w:tc>
        <w:tc>
          <w:tcPr>
            <w:tcW w:w="5288" w:type="dxa"/>
          </w:tcPr>
          <w:p w14:paraId="1071493D" w14:textId="77777777" w:rsidR="00CC5CB3" w:rsidRPr="00CC5CB3" w:rsidRDefault="00CC5CB3" w:rsidP="00CC5CB3">
            <w:pPr>
              <w:jc w:val="center"/>
              <w:rPr>
                <w:sz w:val="24"/>
              </w:rPr>
            </w:pPr>
            <w:r w:rsidRPr="00CC5CB3">
              <w:rPr>
                <w:sz w:val="24"/>
              </w:rPr>
              <w:t>(AS) Suggest (Course, Student)</w:t>
            </w:r>
          </w:p>
          <w:p w14:paraId="6513688C" w14:textId="77777777" w:rsidR="00CC5CB3" w:rsidRPr="00CC5CB3" w:rsidRDefault="00CC5CB3" w:rsidP="00CC5CB3">
            <w:pPr>
              <w:jc w:val="center"/>
              <w:rPr>
                <w:sz w:val="24"/>
              </w:rPr>
            </w:pPr>
            <w:r w:rsidRPr="00CC5CB3">
              <w:rPr>
                <w:sz w:val="24"/>
              </w:rPr>
              <w:t>(0…n,1)</w:t>
            </w:r>
          </w:p>
        </w:tc>
        <w:tc>
          <w:tcPr>
            <w:tcW w:w="2673" w:type="dxa"/>
          </w:tcPr>
          <w:p w14:paraId="349EB653" w14:textId="77777777" w:rsidR="00CC5CB3" w:rsidRPr="00CC5CB3" w:rsidRDefault="00CC5CB3" w:rsidP="00CC5CB3">
            <w:pPr>
              <w:jc w:val="center"/>
              <w:rPr>
                <w:sz w:val="24"/>
                <w:rtl/>
              </w:rPr>
            </w:pPr>
            <w:r w:rsidRPr="00CC5CB3">
              <w:rPr>
                <w:rFonts w:hint="cs"/>
                <w:sz w:val="24"/>
                <w:rtl/>
              </w:rPr>
              <w:t>پیشنهاد بدهد</w:t>
            </w:r>
          </w:p>
        </w:tc>
      </w:tr>
      <w:tr w:rsidR="00CC5CB3" w:rsidRPr="001F1413" w14:paraId="3C939C77" w14:textId="77777777" w:rsidTr="00A830DC">
        <w:trPr>
          <w:trHeight w:val="440"/>
        </w:trPr>
        <w:tc>
          <w:tcPr>
            <w:tcW w:w="1055" w:type="dxa"/>
          </w:tcPr>
          <w:p w14:paraId="7AAC3305" w14:textId="77777777" w:rsidR="00CC5CB3" w:rsidRPr="00CC5CB3" w:rsidRDefault="00CC5CB3" w:rsidP="00CC5CB3">
            <w:pPr>
              <w:jc w:val="center"/>
              <w:rPr>
                <w:sz w:val="24"/>
              </w:rPr>
            </w:pPr>
            <w:r w:rsidRPr="00CC5CB3">
              <w:rPr>
                <w:sz w:val="24"/>
              </w:rPr>
              <w:t>6 (b)</w:t>
            </w:r>
          </w:p>
        </w:tc>
        <w:tc>
          <w:tcPr>
            <w:tcW w:w="5288" w:type="dxa"/>
          </w:tcPr>
          <w:p w14:paraId="3B2E4871" w14:textId="77777777" w:rsidR="00CC5CB3" w:rsidRPr="00CC5CB3" w:rsidRDefault="00CC5CB3" w:rsidP="00CC5CB3">
            <w:pPr>
              <w:jc w:val="center"/>
              <w:rPr>
                <w:sz w:val="24"/>
                <w:rtl/>
              </w:rPr>
            </w:pPr>
            <w:r w:rsidRPr="00CC5CB3">
              <w:rPr>
                <w:sz w:val="24"/>
              </w:rPr>
              <w:t>(A) Favorite Plans</w:t>
            </w:r>
          </w:p>
        </w:tc>
        <w:tc>
          <w:tcPr>
            <w:tcW w:w="2673" w:type="dxa"/>
          </w:tcPr>
          <w:p w14:paraId="799DFA2D" w14:textId="7DC07862" w:rsidR="00CC5CB3" w:rsidRPr="00CC5CB3" w:rsidRDefault="00CC5CB3" w:rsidP="00CC5CB3">
            <w:pPr>
              <w:jc w:val="center"/>
              <w:rPr>
                <w:sz w:val="24"/>
                <w:rtl/>
              </w:rPr>
            </w:pPr>
            <w:r w:rsidRPr="00CC5CB3">
              <w:rPr>
                <w:rFonts w:hint="cs"/>
                <w:sz w:val="24"/>
                <w:rtl/>
              </w:rPr>
              <w:t>برنامه</w:t>
            </w:r>
            <w:r w:rsidR="000C0508">
              <w:rPr>
                <w:rFonts w:hint="cs"/>
                <w:sz w:val="24"/>
                <w:rtl/>
              </w:rPr>
              <w:t>‌</w:t>
            </w:r>
            <w:r w:rsidRPr="00CC5CB3">
              <w:rPr>
                <w:rFonts w:hint="cs"/>
                <w:sz w:val="24"/>
                <w:rtl/>
              </w:rPr>
              <w:t>های مورد علاقه</w:t>
            </w:r>
          </w:p>
        </w:tc>
      </w:tr>
      <w:tr w:rsidR="00CC5CB3" w:rsidRPr="001F1413" w14:paraId="1E93E060" w14:textId="77777777" w:rsidTr="00A830DC">
        <w:trPr>
          <w:trHeight w:val="440"/>
        </w:trPr>
        <w:tc>
          <w:tcPr>
            <w:tcW w:w="1055" w:type="dxa"/>
          </w:tcPr>
          <w:p w14:paraId="61BE7059" w14:textId="77777777" w:rsidR="00CC5CB3" w:rsidRPr="00CC5CB3" w:rsidRDefault="00CC5CB3" w:rsidP="00CC5CB3">
            <w:pPr>
              <w:jc w:val="center"/>
              <w:rPr>
                <w:sz w:val="24"/>
              </w:rPr>
            </w:pPr>
            <w:r w:rsidRPr="00CC5CB3">
              <w:rPr>
                <w:sz w:val="24"/>
              </w:rPr>
              <w:t>1 (a)</w:t>
            </w:r>
          </w:p>
        </w:tc>
        <w:tc>
          <w:tcPr>
            <w:tcW w:w="5288" w:type="dxa"/>
          </w:tcPr>
          <w:p w14:paraId="61E8DE25" w14:textId="77777777" w:rsidR="00CC5CB3" w:rsidRPr="00CC5CB3" w:rsidRDefault="00CC5CB3" w:rsidP="00CC5CB3">
            <w:pPr>
              <w:jc w:val="center"/>
              <w:rPr>
                <w:sz w:val="24"/>
              </w:rPr>
            </w:pPr>
            <w:r w:rsidRPr="00CC5CB3">
              <w:rPr>
                <w:sz w:val="24"/>
              </w:rPr>
              <w:t>(C) Teacher</w:t>
            </w:r>
          </w:p>
        </w:tc>
        <w:tc>
          <w:tcPr>
            <w:tcW w:w="2673" w:type="dxa"/>
          </w:tcPr>
          <w:p w14:paraId="3D9F2D26" w14:textId="77777777" w:rsidR="00CC5CB3" w:rsidRPr="00CC5CB3" w:rsidRDefault="00CC5CB3" w:rsidP="00CC5CB3">
            <w:pPr>
              <w:jc w:val="center"/>
              <w:rPr>
                <w:sz w:val="24"/>
                <w:rtl/>
              </w:rPr>
            </w:pPr>
            <w:r w:rsidRPr="00CC5CB3">
              <w:rPr>
                <w:rFonts w:hint="cs"/>
                <w:sz w:val="24"/>
                <w:rtl/>
              </w:rPr>
              <w:t>استاد</w:t>
            </w:r>
          </w:p>
        </w:tc>
      </w:tr>
      <w:tr w:rsidR="00CC5CB3" w:rsidRPr="001F1413" w14:paraId="7D60685E" w14:textId="77777777" w:rsidTr="00A830DC">
        <w:trPr>
          <w:trHeight w:val="440"/>
        </w:trPr>
        <w:tc>
          <w:tcPr>
            <w:tcW w:w="1055" w:type="dxa"/>
          </w:tcPr>
          <w:p w14:paraId="2A1386FD" w14:textId="77777777" w:rsidR="00CC5CB3" w:rsidRPr="00CC5CB3" w:rsidRDefault="00CC5CB3" w:rsidP="00CC5CB3">
            <w:pPr>
              <w:jc w:val="center"/>
              <w:rPr>
                <w:sz w:val="24"/>
              </w:rPr>
            </w:pPr>
            <w:r w:rsidRPr="00CC5CB3">
              <w:rPr>
                <w:sz w:val="24"/>
              </w:rPr>
              <w:t>6 (b)</w:t>
            </w:r>
          </w:p>
        </w:tc>
        <w:tc>
          <w:tcPr>
            <w:tcW w:w="5288" w:type="dxa"/>
          </w:tcPr>
          <w:p w14:paraId="4A2E4FA8" w14:textId="77777777" w:rsidR="00CC5CB3" w:rsidRPr="00CC5CB3" w:rsidRDefault="00CC5CB3" w:rsidP="00CC5CB3">
            <w:pPr>
              <w:jc w:val="center"/>
              <w:rPr>
                <w:sz w:val="24"/>
              </w:rPr>
            </w:pPr>
            <w:r w:rsidRPr="00CC5CB3">
              <w:rPr>
                <w:sz w:val="24"/>
              </w:rPr>
              <w:t>(A) Teacher poll</w:t>
            </w:r>
          </w:p>
        </w:tc>
        <w:tc>
          <w:tcPr>
            <w:tcW w:w="2673" w:type="dxa"/>
          </w:tcPr>
          <w:p w14:paraId="6DB2BF43" w14:textId="77777777" w:rsidR="00CC5CB3" w:rsidRPr="00CC5CB3" w:rsidRDefault="00CC5CB3" w:rsidP="00CC5CB3">
            <w:pPr>
              <w:jc w:val="center"/>
              <w:rPr>
                <w:sz w:val="24"/>
                <w:rtl/>
              </w:rPr>
            </w:pPr>
            <w:r w:rsidRPr="00CC5CB3">
              <w:rPr>
                <w:rFonts w:hint="cs"/>
                <w:sz w:val="24"/>
                <w:rtl/>
              </w:rPr>
              <w:t>نظرسنجی هر استاد</w:t>
            </w:r>
          </w:p>
        </w:tc>
      </w:tr>
      <w:tr w:rsidR="00CC5CB3" w:rsidRPr="001F1413" w14:paraId="728887E2" w14:textId="77777777" w:rsidTr="00A830DC">
        <w:trPr>
          <w:trHeight w:val="440"/>
        </w:trPr>
        <w:tc>
          <w:tcPr>
            <w:tcW w:w="1055" w:type="dxa"/>
          </w:tcPr>
          <w:p w14:paraId="7690E83D" w14:textId="77777777" w:rsidR="00CC5CB3" w:rsidRPr="00CC5CB3" w:rsidRDefault="00CC5CB3" w:rsidP="00CC5CB3">
            <w:pPr>
              <w:jc w:val="center"/>
              <w:rPr>
                <w:sz w:val="24"/>
              </w:rPr>
            </w:pPr>
            <w:r w:rsidRPr="00CC5CB3">
              <w:rPr>
                <w:sz w:val="24"/>
              </w:rPr>
              <w:t>6 (b)</w:t>
            </w:r>
          </w:p>
        </w:tc>
        <w:tc>
          <w:tcPr>
            <w:tcW w:w="5288" w:type="dxa"/>
          </w:tcPr>
          <w:p w14:paraId="302A635F" w14:textId="77777777" w:rsidR="00CC5CB3" w:rsidRPr="00CC5CB3" w:rsidRDefault="00CC5CB3" w:rsidP="00CC5CB3">
            <w:pPr>
              <w:jc w:val="center"/>
              <w:rPr>
                <w:sz w:val="24"/>
              </w:rPr>
            </w:pPr>
            <w:r w:rsidRPr="00CC5CB3">
              <w:rPr>
                <w:sz w:val="24"/>
              </w:rPr>
              <w:t>(A) Teacher education plan</w:t>
            </w:r>
          </w:p>
        </w:tc>
        <w:tc>
          <w:tcPr>
            <w:tcW w:w="2673" w:type="dxa"/>
          </w:tcPr>
          <w:p w14:paraId="65330D0D" w14:textId="77777777" w:rsidR="00CC5CB3" w:rsidRPr="00CC5CB3" w:rsidRDefault="00CC5CB3" w:rsidP="00CC5CB3">
            <w:pPr>
              <w:jc w:val="center"/>
              <w:rPr>
                <w:sz w:val="24"/>
                <w:rtl/>
              </w:rPr>
            </w:pPr>
            <w:r w:rsidRPr="00CC5CB3">
              <w:rPr>
                <w:rFonts w:hint="cs"/>
                <w:sz w:val="24"/>
                <w:rtl/>
              </w:rPr>
              <w:t>طرح درس هر استاد</w:t>
            </w:r>
          </w:p>
        </w:tc>
      </w:tr>
      <w:tr w:rsidR="00CC5CB3" w:rsidRPr="001F1413" w14:paraId="4549A776" w14:textId="77777777" w:rsidTr="00A830DC">
        <w:trPr>
          <w:trHeight w:val="440"/>
        </w:trPr>
        <w:tc>
          <w:tcPr>
            <w:tcW w:w="1055" w:type="dxa"/>
          </w:tcPr>
          <w:p w14:paraId="7AD1D2F9" w14:textId="77777777" w:rsidR="00CC5CB3" w:rsidRPr="00CC5CB3" w:rsidRDefault="00CC5CB3" w:rsidP="00CC5CB3">
            <w:pPr>
              <w:jc w:val="center"/>
              <w:rPr>
                <w:sz w:val="24"/>
              </w:rPr>
            </w:pPr>
            <w:r w:rsidRPr="00CC5CB3">
              <w:rPr>
                <w:sz w:val="24"/>
              </w:rPr>
              <w:t>6 (b)</w:t>
            </w:r>
          </w:p>
        </w:tc>
        <w:tc>
          <w:tcPr>
            <w:tcW w:w="5288" w:type="dxa"/>
          </w:tcPr>
          <w:p w14:paraId="5E978D9F" w14:textId="77777777" w:rsidR="00CC5CB3" w:rsidRPr="00CC5CB3" w:rsidRDefault="00CC5CB3" w:rsidP="00CC5CB3">
            <w:pPr>
              <w:jc w:val="center"/>
              <w:rPr>
                <w:sz w:val="24"/>
              </w:rPr>
            </w:pPr>
            <w:r w:rsidRPr="00CC5CB3">
              <w:rPr>
                <w:sz w:val="24"/>
              </w:rPr>
              <w:t>(A) Teacher name</w:t>
            </w:r>
          </w:p>
        </w:tc>
        <w:tc>
          <w:tcPr>
            <w:tcW w:w="2673" w:type="dxa"/>
          </w:tcPr>
          <w:p w14:paraId="7720EDA4" w14:textId="77777777" w:rsidR="00CC5CB3" w:rsidRPr="00CC5CB3" w:rsidRDefault="00CC5CB3" w:rsidP="00CC5CB3">
            <w:pPr>
              <w:jc w:val="center"/>
              <w:rPr>
                <w:sz w:val="24"/>
                <w:rtl/>
              </w:rPr>
            </w:pPr>
            <w:r w:rsidRPr="00CC5CB3">
              <w:rPr>
                <w:rFonts w:hint="cs"/>
                <w:sz w:val="24"/>
                <w:rtl/>
              </w:rPr>
              <w:t>نام استاد</w:t>
            </w:r>
          </w:p>
        </w:tc>
      </w:tr>
      <w:tr w:rsidR="00CC5CB3" w:rsidRPr="001F1413" w14:paraId="41073BCE" w14:textId="77777777" w:rsidTr="00A830DC">
        <w:trPr>
          <w:trHeight w:val="440"/>
        </w:trPr>
        <w:tc>
          <w:tcPr>
            <w:tcW w:w="1055" w:type="dxa"/>
          </w:tcPr>
          <w:p w14:paraId="35AA2F83" w14:textId="77777777" w:rsidR="00CC5CB3" w:rsidRPr="00CC5CB3" w:rsidRDefault="00CC5CB3" w:rsidP="00CC5CB3">
            <w:pPr>
              <w:jc w:val="center"/>
              <w:rPr>
                <w:sz w:val="24"/>
              </w:rPr>
            </w:pPr>
            <w:r w:rsidRPr="00CC5CB3">
              <w:rPr>
                <w:sz w:val="24"/>
              </w:rPr>
              <w:t>3</w:t>
            </w:r>
          </w:p>
        </w:tc>
        <w:tc>
          <w:tcPr>
            <w:tcW w:w="5288" w:type="dxa"/>
          </w:tcPr>
          <w:p w14:paraId="5CED7FAB" w14:textId="77777777" w:rsidR="00CC5CB3" w:rsidRPr="00CC5CB3" w:rsidRDefault="00CC5CB3" w:rsidP="00CC5CB3">
            <w:pPr>
              <w:jc w:val="center"/>
              <w:rPr>
                <w:sz w:val="24"/>
              </w:rPr>
            </w:pPr>
            <w:r w:rsidRPr="00CC5CB3">
              <w:rPr>
                <w:sz w:val="24"/>
              </w:rPr>
              <w:t>(AS) Present (Teacher, Course)</w:t>
            </w:r>
          </w:p>
          <w:p w14:paraId="1E479D1D" w14:textId="77777777" w:rsidR="00CC5CB3" w:rsidRPr="00CC5CB3" w:rsidRDefault="00CC5CB3" w:rsidP="00CC5CB3">
            <w:pPr>
              <w:jc w:val="center"/>
              <w:rPr>
                <w:sz w:val="24"/>
              </w:rPr>
            </w:pPr>
            <w:r w:rsidRPr="00CC5CB3">
              <w:rPr>
                <w:sz w:val="24"/>
              </w:rPr>
              <w:t>(m, n)</w:t>
            </w:r>
          </w:p>
        </w:tc>
        <w:tc>
          <w:tcPr>
            <w:tcW w:w="2673" w:type="dxa"/>
          </w:tcPr>
          <w:p w14:paraId="3C631AC8" w14:textId="77777777" w:rsidR="00CC5CB3" w:rsidRPr="00CC5CB3" w:rsidRDefault="00CC5CB3" w:rsidP="00CC5CB3">
            <w:pPr>
              <w:jc w:val="center"/>
              <w:rPr>
                <w:sz w:val="24"/>
                <w:rtl/>
              </w:rPr>
            </w:pPr>
            <w:r w:rsidRPr="00CC5CB3">
              <w:rPr>
                <w:rFonts w:hint="cs"/>
                <w:sz w:val="24"/>
                <w:rtl/>
              </w:rPr>
              <w:t>ارائه بدهد</w:t>
            </w:r>
          </w:p>
        </w:tc>
      </w:tr>
      <w:tr w:rsidR="00CC5CB3" w:rsidRPr="001F1413" w14:paraId="5A50BC94" w14:textId="77777777" w:rsidTr="00A830DC">
        <w:trPr>
          <w:trHeight w:val="440"/>
        </w:trPr>
        <w:tc>
          <w:tcPr>
            <w:tcW w:w="1055" w:type="dxa"/>
          </w:tcPr>
          <w:p w14:paraId="4D8E1CCF" w14:textId="77777777" w:rsidR="00CC5CB3" w:rsidRPr="00CC5CB3" w:rsidRDefault="00CC5CB3" w:rsidP="00CC5CB3">
            <w:pPr>
              <w:jc w:val="center"/>
              <w:rPr>
                <w:sz w:val="24"/>
              </w:rPr>
            </w:pPr>
            <w:r w:rsidRPr="00CC5CB3">
              <w:rPr>
                <w:sz w:val="24"/>
              </w:rPr>
              <w:t>1 (C)</w:t>
            </w:r>
          </w:p>
        </w:tc>
        <w:tc>
          <w:tcPr>
            <w:tcW w:w="5288" w:type="dxa"/>
          </w:tcPr>
          <w:p w14:paraId="5FF41C45" w14:textId="77777777" w:rsidR="00CC5CB3" w:rsidRPr="00CC5CB3" w:rsidRDefault="00CC5CB3" w:rsidP="00CC5CB3">
            <w:pPr>
              <w:jc w:val="center"/>
              <w:rPr>
                <w:sz w:val="24"/>
              </w:rPr>
            </w:pPr>
            <w:r w:rsidRPr="00CC5CB3">
              <w:rPr>
                <w:sz w:val="24"/>
              </w:rPr>
              <w:t>(AC) Presented Courses (present)</w:t>
            </w:r>
          </w:p>
        </w:tc>
        <w:tc>
          <w:tcPr>
            <w:tcW w:w="2673" w:type="dxa"/>
          </w:tcPr>
          <w:p w14:paraId="32ED7290" w14:textId="27B18A27" w:rsidR="00CC5CB3" w:rsidRPr="00CC5CB3" w:rsidRDefault="00CC5CB3" w:rsidP="00CC5CB3">
            <w:pPr>
              <w:jc w:val="center"/>
              <w:rPr>
                <w:sz w:val="24"/>
                <w:rtl/>
              </w:rPr>
            </w:pPr>
            <w:r w:rsidRPr="00CC5CB3">
              <w:rPr>
                <w:rFonts w:hint="cs"/>
                <w:sz w:val="24"/>
                <w:rtl/>
              </w:rPr>
              <w:t>درس</w:t>
            </w:r>
            <w:r w:rsidR="00B90BA7">
              <w:rPr>
                <w:rFonts w:hint="cs"/>
                <w:sz w:val="24"/>
                <w:rtl/>
              </w:rPr>
              <w:t>‌</w:t>
            </w:r>
            <w:r w:rsidRPr="00CC5CB3">
              <w:rPr>
                <w:rFonts w:hint="cs"/>
                <w:sz w:val="24"/>
                <w:rtl/>
              </w:rPr>
              <w:t>های ارائه شده</w:t>
            </w:r>
          </w:p>
        </w:tc>
      </w:tr>
      <w:tr w:rsidR="00CC5CB3" w:rsidRPr="001F1413" w14:paraId="1C76DFC0" w14:textId="77777777" w:rsidTr="00A830DC">
        <w:trPr>
          <w:trHeight w:val="440"/>
        </w:trPr>
        <w:tc>
          <w:tcPr>
            <w:tcW w:w="1055" w:type="dxa"/>
          </w:tcPr>
          <w:p w14:paraId="665F516E" w14:textId="77777777" w:rsidR="00CC5CB3" w:rsidRPr="00CC5CB3" w:rsidRDefault="00CC5CB3" w:rsidP="00CC5CB3">
            <w:pPr>
              <w:jc w:val="center"/>
              <w:rPr>
                <w:sz w:val="24"/>
              </w:rPr>
            </w:pPr>
            <w:r w:rsidRPr="00CC5CB3">
              <w:rPr>
                <w:sz w:val="24"/>
              </w:rPr>
              <w:t>6 (b)</w:t>
            </w:r>
          </w:p>
        </w:tc>
        <w:tc>
          <w:tcPr>
            <w:tcW w:w="5288" w:type="dxa"/>
          </w:tcPr>
          <w:p w14:paraId="71C3D6BA" w14:textId="77777777" w:rsidR="00CC5CB3" w:rsidRPr="00CC5CB3" w:rsidRDefault="00CC5CB3" w:rsidP="00CC5CB3">
            <w:pPr>
              <w:jc w:val="center"/>
              <w:rPr>
                <w:sz w:val="24"/>
              </w:rPr>
            </w:pPr>
            <w:r w:rsidRPr="00CC5CB3">
              <w:rPr>
                <w:sz w:val="24"/>
              </w:rPr>
              <w:t>(A) Education term</w:t>
            </w:r>
          </w:p>
        </w:tc>
        <w:tc>
          <w:tcPr>
            <w:tcW w:w="2673" w:type="dxa"/>
          </w:tcPr>
          <w:p w14:paraId="0111A1BF" w14:textId="77777777" w:rsidR="00CC5CB3" w:rsidRPr="00CC5CB3" w:rsidRDefault="00CC5CB3" w:rsidP="00CC5CB3">
            <w:pPr>
              <w:jc w:val="center"/>
              <w:rPr>
                <w:sz w:val="24"/>
                <w:rtl/>
              </w:rPr>
            </w:pPr>
            <w:r w:rsidRPr="00CC5CB3">
              <w:rPr>
                <w:rFonts w:hint="cs"/>
                <w:sz w:val="24"/>
                <w:rtl/>
              </w:rPr>
              <w:t>نیمسال تحصیلی</w:t>
            </w:r>
          </w:p>
        </w:tc>
      </w:tr>
      <w:tr w:rsidR="00CC5CB3" w:rsidRPr="001F1413" w14:paraId="6980C591" w14:textId="77777777" w:rsidTr="00A830DC">
        <w:trPr>
          <w:trHeight w:val="440"/>
        </w:trPr>
        <w:tc>
          <w:tcPr>
            <w:tcW w:w="1055" w:type="dxa"/>
          </w:tcPr>
          <w:p w14:paraId="1772878B" w14:textId="77777777" w:rsidR="00CC5CB3" w:rsidRPr="00CC5CB3" w:rsidRDefault="00CC5CB3" w:rsidP="00CC5CB3">
            <w:pPr>
              <w:jc w:val="center"/>
              <w:rPr>
                <w:sz w:val="24"/>
              </w:rPr>
            </w:pPr>
            <w:r w:rsidRPr="00CC5CB3">
              <w:rPr>
                <w:sz w:val="24"/>
              </w:rPr>
              <w:t>6 (b)</w:t>
            </w:r>
          </w:p>
        </w:tc>
        <w:tc>
          <w:tcPr>
            <w:tcW w:w="5288" w:type="dxa"/>
          </w:tcPr>
          <w:p w14:paraId="1FC6A6B8" w14:textId="77777777" w:rsidR="00CC5CB3" w:rsidRPr="00CC5CB3" w:rsidRDefault="00CC5CB3" w:rsidP="00CC5CB3">
            <w:pPr>
              <w:jc w:val="center"/>
              <w:rPr>
                <w:sz w:val="24"/>
              </w:rPr>
            </w:pPr>
            <w:r w:rsidRPr="00CC5CB3">
              <w:rPr>
                <w:sz w:val="24"/>
              </w:rPr>
              <w:t>(A) Education year</w:t>
            </w:r>
          </w:p>
        </w:tc>
        <w:tc>
          <w:tcPr>
            <w:tcW w:w="2673" w:type="dxa"/>
          </w:tcPr>
          <w:p w14:paraId="22F69A0E" w14:textId="77777777" w:rsidR="00CC5CB3" w:rsidRPr="00CC5CB3" w:rsidRDefault="00CC5CB3" w:rsidP="00CC5CB3">
            <w:pPr>
              <w:jc w:val="center"/>
              <w:rPr>
                <w:sz w:val="24"/>
                <w:rtl/>
              </w:rPr>
            </w:pPr>
            <w:r w:rsidRPr="00CC5CB3">
              <w:rPr>
                <w:rFonts w:hint="cs"/>
                <w:sz w:val="24"/>
                <w:rtl/>
              </w:rPr>
              <w:t>سال تحصیلی</w:t>
            </w:r>
          </w:p>
        </w:tc>
      </w:tr>
      <w:tr w:rsidR="00CC5CB3" w:rsidRPr="001F1413" w14:paraId="5B1447D6" w14:textId="77777777" w:rsidTr="00A830DC">
        <w:trPr>
          <w:trHeight w:val="440"/>
        </w:trPr>
        <w:tc>
          <w:tcPr>
            <w:tcW w:w="1055" w:type="dxa"/>
          </w:tcPr>
          <w:p w14:paraId="0C282FE5" w14:textId="77777777" w:rsidR="00CC5CB3" w:rsidRPr="00CC5CB3" w:rsidRDefault="00CC5CB3" w:rsidP="00CC5CB3">
            <w:pPr>
              <w:jc w:val="center"/>
              <w:rPr>
                <w:sz w:val="24"/>
                <w:rtl/>
              </w:rPr>
            </w:pPr>
            <w:r w:rsidRPr="00CC5CB3">
              <w:rPr>
                <w:sz w:val="24"/>
              </w:rPr>
              <w:t>1 (a)</w:t>
            </w:r>
          </w:p>
        </w:tc>
        <w:tc>
          <w:tcPr>
            <w:tcW w:w="5288" w:type="dxa"/>
          </w:tcPr>
          <w:p w14:paraId="7CC228AC" w14:textId="77777777" w:rsidR="00CC5CB3" w:rsidRPr="00CC5CB3" w:rsidRDefault="00CC5CB3" w:rsidP="00CC5CB3">
            <w:pPr>
              <w:jc w:val="center"/>
              <w:rPr>
                <w:sz w:val="24"/>
                <w:rtl/>
              </w:rPr>
            </w:pPr>
            <w:r w:rsidRPr="00CC5CB3">
              <w:rPr>
                <w:sz w:val="24"/>
              </w:rPr>
              <w:t>(C) Course</w:t>
            </w:r>
          </w:p>
          <w:p w14:paraId="3F9F4F70" w14:textId="77777777" w:rsidR="00CC5CB3" w:rsidRPr="00CC5CB3" w:rsidRDefault="00CC5CB3" w:rsidP="00CC5CB3">
            <w:pPr>
              <w:jc w:val="center"/>
              <w:rPr>
                <w:sz w:val="24"/>
              </w:rPr>
            </w:pPr>
          </w:p>
        </w:tc>
        <w:tc>
          <w:tcPr>
            <w:tcW w:w="2673" w:type="dxa"/>
          </w:tcPr>
          <w:p w14:paraId="5DB74664" w14:textId="77777777" w:rsidR="00CC5CB3" w:rsidRPr="00CC5CB3" w:rsidRDefault="00CC5CB3" w:rsidP="00CC5CB3">
            <w:pPr>
              <w:jc w:val="center"/>
              <w:rPr>
                <w:sz w:val="24"/>
              </w:rPr>
            </w:pPr>
            <w:r w:rsidRPr="00CC5CB3">
              <w:rPr>
                <w:rFonts w:hint="cs"/>
                <w:sz w:val="24"/>
                <w:rtl/>
              </w:rPr>
              <w:t>درس</w:t>
            </w:r>
          </w:p>
        </w:tc>
      </w:tr>
      <w:tr w:rsidR="00CC5CB3" w:rsidRPr="001F1413" w14:paraId="0AF67BE3" w14:textId="77777777" w:rsidTr="00A830DC">
        <w:trPr>
          <w:trHeight w:val="440"/>
        </w:trPr>
        <w:tc>
          <w:tcPr>
            <w:tcW w:w="1055" w:type="dxa"/>
          </w:tcPr>
          <w:p w14:paraId="3414D0F5" w14:textId="77777777" w:rsidR="00CC5CB3" w:rsidRPr="00CC5CB3" w:rsidRDefault="00CC5CB3" w:rsidP="00CC5CB3">
            <w:pPr>
              <w:jc w:val="center"/>
              <w:rPr>
                <w:sz w:val="24"/>
              </w:rPr>
            </w:pPr>
            <w:r w:rsidRPr="00CC5CB3">
              <w:rPr>
                <w:sz w:val="24"/>
              </w:rPr>
              <w:t>6 (b)</w:t>
            </w:r>
          </w:p>
        </w:tc>
        <w:tc>
          <w:tcPr>
            <w:tcW w:w="5288" w:type="dxa"/>
          </w:tcPr>
          <w:p w14:paraId="1DA11648" w14:textId="77777777" w:rsidR="00CC5CB3" w:rsidRPr="00CC5CB3" w:rsidRDefault="00CC5CB3" w:rsidP="00CC5CB3">
            <w:pPr>
              <w:jc w:val="center"/>
              <w:rPr>
                <w:sz w:val="24"/>
              </w:rPr>
            </w:pPr>
            <w:r w:rsidRPr="00CC5CB3">
              <w:rPr>
                <w:sz w:val="24"/>
              </w:rPr>
              <w:t>(A) Course code</w:t>
            </w:r>
          </w:p>
        </w:tc>
        <w:tc>
          <w:tcPr>
            <w:tcW w:w="2673" w:type="dxa"/>
          </w:tcPr>
          <w:p w14:paraId="47E08260" w14:textId="77777777" w:rsidR="00CC5CB3" w:rsidRPr="00CC5CB3" w:rsidRDefault="00CC5CB3" w:rsidP="00CC5CB3">
            <w:pPr>
              <w:jc w:val="center"/>
              <w:rPr>
                <w:sz w:val="24"/>
                <w:rtl/>
              </w:rPr>
            </w:pPr>
            <w:r w:rsidRPr="00CC5CB3">
              <w:rPr>
                <w:rFonts w:hint="cs"/>
                <w:sz w:val="24"/>
                <w:rtl/>
              </w:rPr>
              <w:t>کد درس</w:t>
            </w:r>
          </w:p>
        </w:tc>
      </w:tr>
      <w:tr w:rsidR="00CC5CB3" w:rsidRPr="001F1413" w14:paraId="6108E78F" w14:textId="77777777" w:rsidTr="00A830DC">
        <w:trPr>
          <w:trHeight w:val="440"/>
        </w:trPr>
        <w:tc>
          <w:tcPr>
            <w:tcW w:w="1055" w:type="dxa"/>
          </w:tcPr>
          <w:p w14:paraId="2CFB733B" w14:textId="77777777" w:rsidR="00CC5CB3" w:rsidRPr="00CC5CB3" w:rsidRDefault="00CC5CB3" w:rsidP="00CC5CB3">
            <w:pPr>
              <w:jc w:val="center"/>
              <w:rPr>
                <w:sz w:val="24"/>
              </w:rPr>
            </w:pPr>
            <w:r w:rsidRPr="00CC5CB3">
              <w:rPr>
                <w:sz w:val="24"/>
              </w:rPr>
              <w:t>6 (b)</w:t>
            </w:r>
          </w:p>
        </w:tc>
        <w:tc>
          <w:tcPr>
            <w:tcW w:w="5288" w:type="dxa"/>
          </w:tcPr>
          <w:p w14:paraId="45806803" w14:textId="77777777" w:rsidR="00CC5CB3" w:rsidRPr="00CC5CB3" w:rsidRDefault="00CC5CB3" w:rsidP="00CC5CB3">
            <w:pPr>
              <w:jc w:val="center"/>
              <w:rPr>
                <w:sz w:val="24"/>
              </w:rPr>
            </w:pPr>
            <w:r w:rsidRPr="00CC5CB3">
              <w:rPr>
                <w:sz w:val="24"/>
              </w:rPr>
              <w:t>(A) Course name</w:t>
            </w:r>
          </w:p>
        </w:tc>
        <w:tc>
          <w:tcPr>
            <w:tcW w:w="2673" w:type="dxa"/>
          </w:tcPr>
          <w:p w14:paraId="6A23232A" w14:textId="77777777" w:rsidR="00CC5CB3" w:rsidRPr="00CC5CB3" w:rsidRDefault="00CC5CB3" w:rsidP="00CC5CB3">
            <w:pPr>
              <w:jc w:val="center"/>
              <w:rPr>
                <w:sz w:val="24"/>
                <w:rtl/>
              </w:rPr>
            </w:pPr>
            <w:r w:rsidRPr="00CC5CB3">
              <w:rPr>
                <w:rFonts w:hint="cs"/>
                <w:sz w:val="24"/>
                <w:rtl/>
              </w:rPr>
              <w:t>نام درس</w:t>
            </w:r>
          </w:p>
        </w:tc>
      </w:tr>
      <w:tr w:rsidR="00CC5CB3" w:rsidRPr="001F1413" w14:paraId="46DEC590" w14:textId="77777777" w:rsidTr="00A830DC">
        <w:trPr>
          <w:trHeight w:val="440"/>
        </w:trPr>
        <w:tc>
          <w:tcPr>
            <w:tcW w:w="1055" w:type="dxa"/>
          </w:tcPr>
          <w:p w14:paraId="2DA848F8" w14:textId="77777777" w:rsidR="00CC5CB3" w:rsidRPr="00CC5CB3" w:rsidRDefault="00CC5CB3" w:rsidP="00CC5CB3">
            <w:pPr>
              <w:jc w:val="center"/>
              <w:rPr>
                <w:sz w:val="24"/>
              </w:rPr>
            </w:pPr>
            <w:r w:rsidRPr="00CC5CB3">
              <w:rPr>
                <w:sz w:val="24"/>
              </w:rPr>
              <w:t>6 (b)</w:t>
            </w:r>
          </w:p>
        </w:tc>
        <w:tc>
          <w:tcPr>
            <w:tcW w:w="5288" w:type="dxa"/>
          </w:tcPr>
          <w:p w14:paraId="2C041AC7" w14:textId="77777777" w:rsidR="00CC5CB3" w:rsidRPr="00CC5CB3" w:rsidRDefault="00CC5CB3" w:rsidP="00CC5CB3">
            <w:pPr>
              <w:jc w:val="center"/>
              <w:rPr>
                <w:sz w:val="24"/>
              </w:rPr>
            </w:pPr>
            <w:r w:rsidRPr="00CC5CB3">
              <w:rPr>
                <w:sz w:val="24"/>
              </w:rPr>
              <w:t>(A) Course teacher</w:t>
            </w:r>
          </w:p>
        </w:tc>
        <w:tc>
          <w:tcPr>
            <w:tcW w:w="2673" w:type="dxa"/>
          </w:tcPr>
          <w:p w14:paraId="3483FF1D" w14:textId="77777777" w:rsidR="00CC5CB3" w:rsidRPr="00CC5CB3" w:rsidRDefault="00CC5CB3" w:rsidP="00CC5CB3">
            <w:pPr>
              <w:jc w:val="center"/>
              <w:rPr>
                <w:sz w:val="24"/>
                <w:rtl/>
              </w:rPr>
            </w:pPr>
            <w:r w:rsidRPr="00CC5CB3">
              <w:rPr>
                <w:rFonts w:hint="cs"/>
                <w:sz w:val="24"/>
                <w:rtl/>
              </w:rPr>
              <w:t>نام استاد</w:t>
            </w:r>
          </w:p>
        </w:tc>
      </w:tr>
      <w:tr w:rsidR="00CC5CB3" w:rsidRPr="001F1413" w14:paraId="098E5EF6" w14:textId="77777777" w:rsidTr="00A830DC">
        <w:trPr>
          <w:trHeight w:val="440"/>
        </w:trPr>
        <w:tc>
          <w:tcPr>
            <w:tcW w:w="1055" w:type="dxa"/>
          </w:tcPr>
          <w:p w14:paraId="6B4E10D5" w14:textId="77777777" w:rsidR="00CC5CB3" w:rsidRPr="00CC5CB3" w:rsidRDefault="00CC5CB3" w:rsidP="00CC5CB3">
            <w:pPr>
              <w:jc w:val="center"/>
              <w:rPr>
                <w:sz w:val="24"/>
              </w:rPr>
            </w:pPr>
            <w:r w:rsidRPr="00CC5CB3">
              <w:rPr>
                <w:sz w:val="24"/>
              </w:rPr>
              <w:t>6 (b)</w:t>
            </w:r>
          </w:p>
        </w:tc>
        <w:tc>
          <w:tcPr>
            <w:tcW w:w="5288" w:type="dxa"/>
          </w:tcPr>
          <w:p w14:paraId="2CE8AE52" w14:textId="77777777" w:rsidR="00CC5CB3" w:rsidRPr="00CC5CB3" w:rsidRDefault="00CC5CB3" w:rsidP="00CC5CB3">
            <w:pPr>
              <w:jc w:val="center"/>
              <w:rPr>
                <w:sz w:val="24"/>
                <w:rtl/>
              </w:rPr>
            </w:pPr>
            <w:r w:rsidRPr="00CC5CB3">
              <w:rPr>
                <w:sz w:val="24"/>
              </w:rPr>
              <w:t>(A) Course holding hours</w:t>
            </w:r>
          </w:p>
        </w:tc>
        <w:tc>
          <w:tcPr>
            <w:tcW w:w="2673" w:type="dxa"/>
          </w:tcPr>
          <w:p w14:paraId="75744BD7" w14:textId="77777777" w:rsidR="00CC5CB3" w:rsidRPr="00CC5CB3" w:rsidRDefault="00CC5CB3" w:rsidP="00CC5CB3">
            <w:pPr>
              <w:jc w:val="center"/>
              <w:rPr>
                <w:sz w:val="24"/>
                <w:rtl/>
              </w:rPr>
            </w:pPr>
            <w:r w:rsidRPr="00CC5CB3">
              <w:rPr>
                <w:rFonts w:hint="cs"/>
                <w:sz w:val="24"/>
                <w:rtl/>
              </w:rPr>
              <w:t>ساعت برگزاری کلاس</w:t>
            </w:r>
          </w:p>
        </w:tc>
      </w:tr>
      <w:tr w:rsidR="00CC5CB3" w:rsidRPr="001F1413" w14:paraId="556BB4AD" w14:textId="77777777" w:rsidTr="00A830DC">
        <w:trPr>
          <w:trHeight w:val="440"/>
        </w:trPr>
        <w:tc>
          <w:tcPr>
            <w:tcW w:w="1055" w:type="dxa"/>
          </w:tcPr>
          <w:p w14:paraId="35DDAD8E" w14:textId="77777777" w:rsidR="00CC5CB3" w:rsidRPr="00CC5CB3" w:rsidRDefault="00CC5CB3" w:rsidP="00CC5CB3">
            <w:pPr>
              <w:jc w:val="center"/>
              <w:rPr>
                <w:sz w:val="24"/>
              </w:rPr>
            </w:pPr>
            <w:r w:rsidRPr="00CC5CB3">
              <w:rPr>
                <w:sz w:val="24"/>
              </w:rPr>
              <w:t>6 (b)</w:t>
            </w:r>
          </w:p>
        </w:tc>
        <w:tc>
          <w:tcPr>
            <w:tcW w:w="5288" w:type="dxa"/>
          </w:tcPr>
          <w:p w14:paraId="1457DE2E" w14:textId="77777777" w:rsidR="00CC5CB3" w:rsidRPr="00CC5CB3" w:rsidRDefault="00CC5CB3" w:rsidP="00CC5CB3">
            <w:pPr>
              <w:jc w:val="center"/>
              <w:rPr>
                <w:sz w:val="24"/>
              </w:rPr>
            </w:pPr>
            <w:r w:rsidRPr="00CC5CB3">
              <w:rPr>
                <w:sz w:val="24"/>
              </w:rPr>
              <w:t>(A) Course capacity</w:t>
            </w:r>
          </w:p>
        </w:tc>
        <w:tc>
          <w:tcPr>
            <w:tcW w:w="2673" w:type="dxa"/>
          </w:tcPr>
          <w:p w14:paraId="09F34A07" w14:textId="77777777" w:rsidR="00CC5CB3" w:rsidRPr="00CC5CB3" w:rsidRDefault="00CC5CB3" w:rsidP="00CC5CB3">
            <w:pPr>
              <w:jc w:val="center"/>
              <w:rPr>
                <w:sz w:val="24"/>
                <w:rtl/>
              </w:rPr>
            </w:pPr>
            <w:r w:rsidRPr="00CC5CB3">
              <w:rPr>
                <w:rFonts w:hint="cs"/>
                <w:sz w:val="24"/>
                <w:rtl/>
              </w:rPr>
              <w:t>ظرفیت درس</w:t>
            </w:r>
          </w:p>
        </w:tc>
      </w:tr>
      <w:tr w:rsidR="00CC5CB3" w:rsidRPr="001F1413" w14:paraId="58F512A9" w14:textId="77777777" w:rsidTr="00A830DC">
        <w:trPr>
          <w:trHeight w:val="440"/>
        </w:trPr>
        <w:tc>
          <w:tcPr>
            <w:tcW w:w="1055" w:type="dxa"/>
          </w:tcPr>
          <w:p w14:paraId="1FFF2B4A" w14:textId="77777777" w:rsidR="00CC5CB3" w:rsidRPr="00CC5CB3" w:rsidRDefault="00CC5CB3" w:rsidP="00CC5CB3">
            <w:pPr>
              <w:jc w:val="center"/>
              <w:rPr>
                <w:sz w:val="24"/>
              </w:rPr>
            </w:pPr>
            <w:r w:rsidRPr="00CC5CB3">
              <w:rPr>
                <w:sz w:val="24"/>
              </w:rPr>
              <w:t>6 (b)</w:t>
            </w:r>
          </w:p>
        </w:tc>
        <w:tc>
          <w:tcPr>
            <w:tcW w:w="5288" w:type="dxa"/>
          </w:tcPr>
          <w:p w14:paraId="1B2C7294" w14:textId="77777777" w:rsidR="00CC5CB3" w:rsidRPr="00CC5CB3" w:rsidRDefault="00CC5CB3" w:rsidP="00CC5CB3">
            <w:pPr>
              <w:jc w:val="center"/>
              <w:rPr>
                <w:sz w:val="24"/>
              </w:rPr>
            </w:pPr>
            <w:r w:rsidRPr="00CC5CB3">
              <w:rPr>
                <w:sz w:val="24"/>
              </w:rPr>
              <w:t>(A) Course students count</w:t>
            </w:r>
          </w:p>
        </w:tc>
        <w:tc>
          <w:tcPr>
            <w:tcW w:w="2673" w:type="dxa"/>
          </w:tcPr>
          <w:p w14:paraId="13345031" w14:textId="77777777" w:rsidR="00CC5CB3" w:rsidRPr="00CC5CB3" w:rsidRDefault="00CC5CB3" w:rsidP="00CC5CB3">
            <w:pPr>
              <w:jc w:val="center"/>
              <w:rPr>
                <w:sz w:val="24"/>
                <w:rtl/>
              </w:rPr>
            </w:pPr>
            <w:r w:rsidRPr="00CC5CB3">
              <w:rPr>
                <w:rFonts w:hint="cs"/>
                <w:sz w:val="24"/>
                <w:rtl/>
              </w:rPr>
              <w:t>تعداد دانشجویان ثبت نام شده</w:t>
            </w:r>
          </w:p>
        </w:tc>
      </w:tr>
      <w:tr w:rsidR="00CC5CB3" w:rsidRPr="001F1413" w14:paraId="1888653B" w14:textId="77777777" w:rsidTr="00A830DC">
        <w:trPr>
          <w:trHeight w:val="440"/>
        </w:trPr>
        <w:tc>
          <w:tcPr>
            <w:tcW w:w="1055" w:type="dxa"/>
          </w:tcPr>
          <w:p w14:paraId="4CD9B356" w14:textId="77777777" w:rsidR="00CC5CB3" w:rsidRPr="00CC5CB3" w:rsidRDefault="00CC5CB3" w:rsidP="00CC5CB3">
            <w:pPr>
              <w:jc w:val="center"/>
              <w:rPr>
                <w:sz w:val="24"/>
              </w:rPr>
            </w:pPr>
            <w:r w:rsidRPr="00CC5CB3">
              <w:rPr>
                <w:sz w:val="24"/>
              </w:rPr>
              <w:t>6 (b)</w:t>
            </w:r>
          </w:p>
        </w:tc>
        <w:tc>
          <w:tcPr>
            <w:tcW w:w="5288" w:type="dxa"/>
          </w:tcPr>
          <w:p w14:paraId="56C1D131" w14:textId="77777777" w:rsidR="00CC5CB3" w:rsidRPr="00CC5CB3" w:rsidRDefault="00CC5CB3" w:rsidP="00CC5CB3">
            <w:pPr>
              <w:jc w:val="center"/>
              <w:rPr>
                <w:sz w:val="24"/>
              </w:rPr>
            </w:pPr>
            <w:r w:rsidRPr="00CC5CB3">
              <w:rPr>
                <w:sz w:val="24"/>
              </w:rPr>
              <w:t>(A) Course waiting students</w:t>
            </w:r>
          </w:p>
        </w:tc>
        <w:tc>
          <w:tcPr>
            <w:tcW w:w="2673" w:type="dxa"/>
          </w:tcPr>
          <w:p w14:paraId="648334AB" w14:textId="77777777" w:rsidR="00CC5CB3" w:rsidRPr="00CC5CB3" w:rsidRDefault="00CC5CB3" w:rsidP="00CC5CB3">
            <w:pPr>
              <w:jc w:val="center"/>
              <w:rPr>
                <w:sz w:val="24"/>
                <w:rtl/>
              </w:rPr>
            </w:pPr>
            <w:r w:rsidRPr="00CC5CB3">
              <w:rPr>
                <w:rFonts w:hint="cs"/>
                <w:sz w:val="24"/>
                <w:rtl/>
              </w:rPr>
              <w:t>تعداد دانشجویان در صف انتظار</w:t>
            </w:r>
          </w:p>
        </w:tc>
      </w:tr>
      <w:tr w:rsidR="00CC5CB3" w:rsidRPr="001F1413" w14:paraId="52289967" w14:textId="77777777" w:rsidTr="00A830DC">
        <w:trPr>
          <w:trHeight w:val="440"/>
        </w:trPr>
        <w:tc>
          <w:tcPr>
            <w:tcW w:w="1055" w:type="dxa"/>
          </w:tcPr>
          <w:p w14:paraId="43A04B7F" w14:textId="77777777" w:rsidR="00CC5CB3" w:rsidRPr="00CC5CB3" w:rsidRDefault="00CC5CB3" w:rsidP="00CC5CB3">
            <w:pPr>
              <w:jc w:val="center"/>
              <w:rPr>
                <w:sz w:val="24"/>
              </w:rPr>
            </w:pPr>
            <w:r w:rsidRPr="00CC5CB3">
              <w:rPr>
                <w:sz w:val="24"/>
              </w:rPr>
              <w:t>6 (b)</w:t>
            </w:r>
          </w:p>
        </w:tc>
        <w:tc>
          <w:tcPr>
            <w:tcW w:w="5288" w:type="dxa"/>
          </w:tcPr>
          <w:p w14:paraId="777D106A" w14:textId="77777777" w:rsidR="00CC5CB3" w:rsidRPr="00CC5CB3" w:rsidRDefault="00CC5CB3" w:rsidP="00CC5CB3">
            <w:pPr>
              <w:jc w:val="center"/>
              <w:rPr>
                <w:sz w:val="24"/>
              </w:rPr>
            </w:pPr>
            <w:r w:rsidRPr="00CC5CB3">
              <w:rPr>
                <w:sz w:val="24"/>
              </w:rPr>
              <w:t>(A) Course presentation method</w:t>
            </w:r>
          </w:p>
        </w:tc>
        <w:tc>
          <w:tcPr>
            <w:tcW w:w="2673" w:type="dxa"/>
          </w:tcPr>
          <w:p w14:paraId="13EBA514" w14:textId="77777777" w:rsidR="00CC5CB3" w:rsidRPr="00CC5CB3" w:rsidRDefault="00CC5CB3" w:rsidP="00CC5CB3">
            <w:pPr>
              <w:jc w:val="center"/>
              <w:rPr>
                <w:sz w:val="24"/>
                <w:rtl/>
              </w:rPr>
            </w:pPr>
            <w:r w:rsidRPr="00CC5CB3">
              <w:rPr>
                <w:rFonts w:hint="cs"/>
                <w:sz w:val="24"/>
                <w:rtl/>
              </w:rPr>
              <w:t>نحوه ارائه دروس</w:t>
            </w:r>
          </w:p>
        </w:tc>
      </w:tr>
      <w:tr w:rsidR="00CC5CB3" w:rsidRPr="001F1413" w14:paraId="217235C4" w14:textId="77777777" w:rsidTr="00A830DC">
        <w:trPr>
          <w:trHeight w:val="440"/>
        </w:trPr>
        <w:tc>
          <w:tcPr>
            <w:tcW w:w="1055" w:type="dxa"/>
          </w:tcPr>
          <w:p w14:paraId="7A91D38A" w14:textId="77777777" w:rsidR="00CC5CB3" w:rsidRPr="00CC5CB3" w:rsidRDefault="00CC5CB3" w:rsidP="00CC5CB3">
            <w:pPr>
              <w:jc w:val="center"/>
              <w:rPr>
                <w:sz w:val="24"/>
              </w:rPr>
            </w:pPr>
            <w:r w:rsidRPr="00CC5CB3">
              <w:rPr>
                <w:sz w:val="24"/>
              </w:rPr>
              <w:t>6 (b)</w:t>
            </w:r>
          </w:p>
        </w:tc>
        <w:tc>
          <w:tcPr>
            <w:tcW w:w="5288" w:type="dxa"/>
          </w:tcPr>
          <w:p w14:paraId="476D4E24" w14:textId="77777777" w:rsidR="00CC5CB3" w:rsidRPr="00CC5CB3" w:rsidRDefault="00CC5CB3" w:rsidP="00CC5CB3">
            <w:pPr>
              <w:jc w:val="center"/>
              <w:rPr>
                <w:sz w:val="24"/>
              </w:rPr>
            </w:pPr>
            <w:r w:rsidRPr="00CC5CB3">
              <w:rPr>
                <w:sz w:val="24"/>
              </w:rPr>
              <w:t>(A) Course exam date</w:t>
            </w:r>
          </w:p>
        </w:tc>
        <w:tc>
          <w:tcPr>
            <w:tcW w:w="2673" w:type="dxa"/>
          </w:tcPr>
          <w:p w14:paraId="475BA267" w14:textId="77777777" w:rsidR="00CC5CB3" w:rsidRPr="00CC5CB3" w:rsidRDefault="00CC5CB3" w:rsidP="00CC5CB3">
            <w:pPr>
              <w:jc w:val="center"/>
              <w:rPr>
                <w:sz w:val="24"/>
                <w:rtl/>
              </w:rPr>
            </w:pPr>
            <w:r w:rsidRPr="00CC5CB3">
              <w:rPr>
                <w:rFonts w:hint="cs"/>
                <w:sz w:val="24"/>
                <w:rtl/>
              </w:rPr>
              <w:t>تاریخ امتحان</w:t>
            </w:r>
          </w:p>
        </w:tc>
      </w:tr>
      <w:tr w:rsidR="00CC5CB3" w:rsidRPr="001F1413" w14:paraId="792271B8" w14:textId="77777777" w:rsidTr="00A830DC">
        <w:trPr>
          <w:trHeight w:val="440"/>
        </w:trPr>
        <w:tc>
          <w:tcPr>
            <w:tcW w:w="1055" w:type="dxa"/>
          </w:tcPr>
          <w:p w14:paraId="35856CB5" w14:textId="77777777" w:rsidR="00CC5CB3" w:rsidRPr="00CC5CB3" w:rsidRDefault="00CC5CB3" w:rsidP="00CC5CB3">
            <w:pPr>
              <w:jc w:val="center"/>
              <w:rPr>
                <w:sz w:val="24"/>
              </w:rPr>
            </w:pPr>
            <w:r w:rsidRPr="00CC5CB3">
              <w:rPr>
                <w:sz w:val="24"/>
              </w:rPr>
              <w:t>6 (b)</w:t>
            </w:r>
          </w:p>
        </w:tc>
        <w:tc>
          <w:tcPr>
            <w:tcW w:w="5288" w:type="dxa"/>
          </w:tcPr>
          <w:p w14:paraId="5AA820B0" w14:textId="77777777" w:rsidR="00CC5CB3" w:rsidRPr="00CC5CB3" w:rsidRDefault="00CC5CB3" w:rsidP="00CC5CB3">
            <w:pPr>
              <w:jc w:val="center"/>
              <w:rPr>
                <w:sz w:val="24"/>
                <w:rtl/>
              </w:rPr>
            </w:pPr>
            <w:r w:rsidRPr="00CC5CB3">
              <w:rPr>
                <w:sz w:val="24"/>
              </w:rPr>
              <w:t>(A) Prerequisites</w:t>
            </w:r>
          </w:p>
        </w:tc>
        <w:tc>
          <w:tcPr>
            <w:tcW w:w="2673" w:type="dxa"/>
          </w:tcPr>
          <w:p w14:paraId="7EFADDF8" w14:textId="71CB2B1F" w:rsidR="00CC5CB3" w:rsidRPr="00CC5CB3" w:rsidRDefault="00CC5CB3" w:rsidP="00CC5CB3">
            <w:pPr>
              <w:jc w:val="center"/>
              <w:rPr>
                <w:sz w:val="24"/>
                <w:rtl/>
              </w:rPr>
            </w:pPr>
            <w:r w:rsidRPr="00CC5CB3">
              <w:rPr>
                <w:rFonts w:hint="cs"/>
                <w:sz w:val="24"/>
                <w:rtl/>
              </w:rPr>
              <w:t>پیش</w:t>
            </w:r>
            <w:r w:rsidR="008275FA">
              <w:rPr>
                <w:rFonts w:hint="cs"/>
                <w:sz w:val="24"/>
                <w:rtl/>
              </w:rPr>
              <w:t>‌</w:t>
            </w:r>
            <w:r w:rsidRPr="00CC5CB3">
              <w:rPr>
                <w:rFonts w:hint="cs"/>
                <w:sz w:val="24"/>
                <w:rtl/>
              </w:rPr>
              <w:t>نیازهای درس</w:t>
            </w:r>
          </w:p>
        </w:tc>
      </w:tr>
      <w:tr w:rsidR="00CC5CB3" w:rsidRPr="001F1413" w14:paraId="7B05634A" w14:textId="77777777" w:rsidTr="00A830DC">
        <w:trPr>
          <w:trHeight w:val="440"/>
        </w:trPr>
        <w:tc>
          <w:tcPr>
            <w:tcW w:w="1055" w:type="dxa"/>
          </w:tcPr>
          <w:p w14:paraId="39719F26" w14:textId="77777777" w:rsidR="00CC5CB3" w:rsidRPr="00CC5CB3" w:rsidRDefault="00CC5CB3" w:rsidP="00CC5CB3">
            <w:pPr>
              <w:jc w:val="center"/>
              <w:rPr>
                <w:sz w:val="24"/>
              </w:rPr>
            </w:pPr>
            <w:r w:rsidRPr="00CC5CB3">
              <w:rPr>
                <w:sz w:val="24"/>
              </w:rPr>
              <w:t>6 (b)</w:t>
            </w:r>
          </w:p>
        </w:tc>
        <w:tc>
          <w:tcPr>
            <w:tcW w:w="5288" w:type="dxa"/>
          </w:tcPr>
          <w:p w14:paraId="56F33FA8" w14:textId="77777777" w:rsidR="00CC5CB3" w:rsidRPr="00CC5CB3" w:rsidRDefault="00CC5CB3" w:rsidP="00CC5CB3">
            <w:pPr>
              <w:jc w:val="center"/>
              <w:rPr>
                <w:sz w:val="24"/>
                <w:rtl/>
              </w:rPr>
            </w:pPr>
            <w:r w:rsidRPr="00CC5CB3">
              <w:rPr>
                <w:sz w:val="24"/>
              </w:rPr>
              <w:t>(A) co - requisite</w:t>
            </w:r>
          </w:p>
        </w:tc>
        <w:tc>
          <w:tcPr>
            <w:tcW w:w="2673" w:type="dxa"/>
          </w:tcPr>
          <w:p w14:paraId="4CDDFB7A" w14:textId="77777777" w:rsidR="00CC5CB3" w:rsidRPr="00CC5CB3" w:rsidRDefault="00CC5CB3" w:rsidP="00CC5CB3">
            <w:pPr>
              <w:jc w:val="center"/>
              <w:rPr>
                <w:sz w:val="24"/>
                <w:rtl/>
              </w:rPr>
            </w:pPr>
            <w:r w:rsidRPr="00CC5CB3">
              <w:rPr>
                <w:rFonts w:hint="cs"/>
                <w:sz w:val="24"/>
                <w:rtl/>
              </w:rPr>
              <w:t>همنیاز بودن</w:t>
            </w:r>
          </w:p>
        </w:tc>
      </w:tr>
      <w:tr w:rsidR="00CC5CB3" w:rsidRPr="001F1413" w14:paraId="2C713310" w14:textId="77777777" w:rsidTr="00A830DC">
        <w:trPr>
          <w:trHeight w:val="440"/>
        </w:trPr>
        <w:tc>
          <w:tcPr>
            <w:tcW w:w="1055" w:type="dxa"/>
          </w:tcPr>
          <w:p w14:paraId="18BF0446" w14:textId="77777777" w:rsidR="00CC5CB3" w:rsidRPr="00CC5CB3" w:rsidRDefault="00CC5CB3" w:rsidP="00CC5CB3">
            <w:pPr>
              <w:jc w:val="center"/>
              <w:rPr>
                <w:sz w:val="24"/>
              </w:rPr>
            </w:pPr>
            <w:r w:rsidRPr="00CC5CB3">
              <w:rPr>
                <w:sz w:val="24"/>
              </w:rPr>
              <w:t>3</w:t>
            </w:r>
          </w:p>
        </w:tc>
        <w:tc>
          <w:tcPr>
            <w:tcW w:w="5288" w:type="dxa"/>
          </w:tcPr>
          <w:p w14:paraId="7313A49A" w14:textId="77777777" w:rsidR="00CC5CB3" w:rsidRPr="00CC5CB3" w:rsidRDefault="00CC5CB3" w:rsidP="00CC5CB3">
            <w:pPr>
              <w:jc w:val="center"/>
              <w:rPr>
                <w:sz w:val="24"/>
              </w:rPr>
            </w:pPr>
            <w:r w:rsidRPr="00CC5CB3">
              <w:rPr>
                <w:sz w:val="24"/>
              </w:rPr>
              <w:t>(AS) Share (Student, Student)</w:t>
            </w:r>
          </w:p>
          <w:p w14:paraId="539EAA78" w14:textId="77777777" w:rsidR="00CC5CB3" w:rsidRPr="00CC5CB3" w:rsidRDefault="00CC5CB3" w:rsidP="00CC5CB3">
            <w:pPr>
              <w:jc w:val="center"/>
              <w:rPr>
                <w:sz w:val="24"/>
                <w:rtl/>
              </w:rPr>
            </w:pPr>
            <w:r w:rsidRPr="00CC5CB3">
              <w:rPr>
                <w:sz w:val="24"/>
              </w:rPr>
              <w:t>(m, n)</w:t>
            </w:r>
          </w:p>
        </w:tc>
        <w:tc>
          <w:tcPr>
            <w:tcW w:w="2673" w:type="dxa"/>
          </w:tcPr>
          <w:p w14:paraId="08FEA79F" w14:textId="3019F221" w:rsidR="00CC5CB3" w:rsidRPr="00CC5CB3" w:rsidRDefault="00CC5CB3" w:rsidP="00CC5CB3">
            <w:pPr>
              <w:jc w:val="center"/>
              <w:rPr>
                <w:sz w:val="24"/>
                <w:rtl/>
              </w:rPr>
            </w:pPr>
            <w:r w:rsidRPr="00CC5CB3">
              <w:rPr>
                <w:rFonts w:hint="cs"/>
                <w:sz w:val="24"/>
                <w:rtl/>
              </w:rPr>
              <w:t>اشتراک</w:t>
            </w:r>
            <w:r w:rsidR="00921913">
              <w:rPr>
                <w:rFonts w:hint="cs"/>
                <w:sz w:val="24"/>
                <w:rtl/>
              </w:rPr>
              <w:t>‌</w:t>
            </w:r>
            <w:r w:rsidRPr="00CC5CB3">
              <w:rPr>
                <w:rFonts w:hint="cs"/>
                <w:sz w:val="24"/>
                <w:rtl/>
              </w:rPr>
              <w:t>گذاری</w:t>
            </w:r>
          </w:p>
        </w:tc>
      </w:tr>
      <w:tr w:rsidR="00CC5CB3" w:rsidRPr="001F1413" w14:paraId="5AFE1E8E" w14:textId="77777777" w:rsidTr="00A830DC">
        <w:trPr>
          <w:trHeight w:val="440"/>
        </w:trPr>
        <w:tc>
          <w:tcPr>
            <w:tcW w:w="1055" w:type="dxa"/>
          </w:tcPr>
          <w:p w14:paraId="0DC0BE6A" w14:textId="77777777" w:rsidR="00CC5CB3" w:rsidRPr="00CC5CB3" w:rsidRDefault="00CC5CB3" w:rsidP="00CC5CB3">
            <w:pPr>
              <w:jc w:val="center"/>
              <w:rPr>
                <w:sz w:val="24"/>
              </w:rPr>
            </w:pPr>
            <w:r w:rsidRPr="000C3C6D">
              <w:rPr>
                <w:sz w:val="24"/>
              </w:rPr>
              <w:t>3</w:t>
            </w:r>
          </w:p>
        </w:tc>
        <w:tc>
          <w:tcPr>
            <w:tcW w:w="5288" w:type="dxa"/>
          </w:tcPr>
          <w:p w14:paraId="36559491" w14:textId="7DCCF53B" w:rsidR="00CC5CB3" w:rsidRPr="00CC5CB3" w:rsidRDefault="00CC5CB3" w:rsidP="00CC5CB3">
            <w:pPr>
              <w:jc w:val="center"/>
              <w:rPr>
                <w:sz w:val="24"/>
              </w:rPr>
            </w:pPr>
            <w:r w:rsidRPr="00CC5CB3">
              <w:rPr>
                <w:sz w:val="24"/>
              </w:rPr>
              <w:t xml:space="preserve">(AS) </w:t>
            </w:r>
            <w:r w:rsidR="000501D0">
              <w:rPr>
                <w:sz w:val="24"/>
              </w:rPr>
              <w:t>Conversation</w:t>
            </w:r>
            <w:r w:rsidRPr="00CC5CB3">
              <w:rPr>
                <w:sz w:val="24"/>
              </w:rPr>
              <w:t xml:space="preserve"> (Student, Admin 2)</w:t>
            </w:r>
          </w:p>
        </w:tc>
        <w:tc>
          <w:tcPr>
            <w:tcW w:w="2673" w:type="dxa"/>
          </w:tcPr>
          <w:p w14:paraId="0C315107" w14:textId="77777777" w:rsidR="00CC5CB3" w:rsidRPr="00CC5CB3" w:rsidRDefault="00CC5CB3" w:rsidP="00CC5CB3">
            <w:pPr>
              <w:jc w:val="center"/>
              <w:rPr>
                <w:sz w:val="24"/>
                <w:rtl/>
              </w:rPr>
            </w:pPr>
            <w:r w:rsidRPr="00CC5CB3">
              <w:rPr>
                <w:rFonts w:hint="cs"/>
                <w:sz w:val="24"/>
                <w:rtl/>
              </w:rPr>
              <w:t>ارتباط و گفتگو کردن</w:t>
            </w:r>
          </w:p>
        </w:tc>
      </w:tr>
      <w:tr w:rsidR="00CC5CB3" w:rsidRPr="001F1413" w14:paraId="49D1B4A3" w14:textId="77777777" w:rsidTr="00A830DC">
        <w:trPr>
          <w:trHeight w:val="440"/>
        </w:trPr>
        <w:tc>
          <w:tcPr>
            <w:tcW w:w="1055" w:type="dxa"/>
          </w:tcPr>
          <w:p w14:paraId="61E72372" w14:textId="77777777" w:rsidR="00CC5CB3" w:rsidRPr="00CC5CB3" w:rsidRDefault="00CC5CB3" w:rsidP="00CC5CB3">
            <w:pPr>
              <w:jc w:val="center"/>
              <w:rPr>
                <w:sz w:val="24"/>
              </w:rPr>
            </w:pPr>
            <w:r w:rsidRPr="00CC5CB3">
              <w:rPr>
                <w:sz w:val="24"/>
              </w:rPr>
              <w:t>1 (c)</w:t>
            </w:r>
          </w:p>
        </w:tc>
        <w:tc>
          <w:tcPr>
            <w:tcW w:w="5288" w:type="dxa"/>
          </w:tcPr>
          <w:p w14:paraId="7B47C1E6" w14:textId="3F975A0B" w:rsidR="00CC5CB3" w:rsidRPr="00CC5CB3" w:rsidRDefault="00CC5CB3" w:rsidP="00CC5CB3">
            <w:pPr>
              <w:jc w:val="center"/>
              <w:rPr>
                <w:sz w:val="24"/>
              </w:rPr>
            </w:pPr>
            <w:r w:rsidRPr="00CC5CB3">
              <w:rPr>
                <w:sz w:val="24"/>
              </w:rPr>
              <w:t>(AC) Message</w:t>
            </w:r>
          </w:p>
        </w:tc>
        <w:tc>
          <w:tcPr>
            <w:tcW w:w="2673" w:type="dxa"/>
          </w:tcPr>
          <w:p w14:paraId="0AE68D91" w14:textId="2C663DAD" w:rsidR="00CC5CB3" w:rsidRPr="00CC5CB3" w:rsidRDefault="00CC5CB3" w:rsidP="00CC5CB3">
            <w:pPr>
              <w:jc w:val="center"/>
              <w:rPr>
                <w:sz w:val="24"/>
                <w:rtl/>
              </w:rPr>
            </w:pPr>
            <w:r w:rsidRPr="00CC5CB3">
              <w:rPr>
                <w:rFonts w:hint="cs"/>
                <w:sz w:val="24"/>
                <w:rtl/>
              </w:rPr>
              <w:t>پیام</w:t>
            </w:r>
          </w:p>
        </w:tc>
      </w:tr>
      <w:tr w:rsidR="00CC5CB3" w:rsidRPr="001F1413" w14:paraId="0835E4F6" w14:textId="77777777" w:rsidTr="00A830DC">
        <w:trPr>
          <w:trHeight w:val="440"/>
        </w:trPr>
        <w:tc>
          <w:tcPr>
            <w:tcW w:w="1055" w:type="dxa"/>
          </w:tcPr>
          <w:p w14:paraId="0D0BBD91" w14:textId="77777777" w:rsidR="00CC5CB3" w:rsidRPr="00CC5CB3" w:rsidRDefault="00CC5CB3" w:rsidP="00CC5CB3">
            <w:pPr>
              <w:jc w:val="center"/>
              <w:rPr>
                <w:sz w:val="24"/>
              </w:rPr>
            </w:pPr>
            <w:r w:rsidRPr="00CC5CB3">
              <w:rPr>
                <w:sz w:val="24"/>
              </w:rPr>
              <w:lastRenderedPageBreak/>
              <w:t>6 (b)</w:t>
            </w:r>
          </w:p>
        </w:tc>
        <w:tc>
          <w:tcPr>
            <w:tcW w:w="5288" w:type="dxa"/>
          </w:tcPr>
          <w:p w14:paraId="167409D1" w14:textId="77777777" w:rsidR="00CC5CB3" w:rsidRPr="00CC5CB3" w:rsidRDefault="00CC5CB3" w:rsidP="00CC5CB3">
            <w:pPr>
              <w:jc w:val="center"/>
              <w:rPr>
                <w:sz w:val="24"/>
              </w:rPr>
            </w:pPr>
            <w:r w:rsidRPr="00CC5CB3">
              <w:rPr>
                <w:sz w:val="24"/>
              </w:rPr>
              <w:t>(A) Message title</w:t>
            </w:r>
          </w:p>
        </w:tc>
        <w:tc>
          <w:tcPr>
            <w:tcW w:w="2673" w:type="dxa"/>
          </w:tcPr>
          <w:p w14:paraId="7CA95BDB" w14:textId="77777777" w:rsidR="00CC5CB3" w:rsidRPr="00CC5CB3" w:rsidRDefault="00CC5CB3" w:rsidP="00CC5CB3">
            <w:pPr>
              <w:jc w:val="center"/>
              <w:rPr>
                <w:sz w:val="24"/>
                <w:rtl/>
              </w:rPr>
            </w:pPr>
            <w:r w:rsidRPr="00CC5CB3">
              <w:rPr>
                <w:rFonts w:hint="cs"/>
                <w:sz w:val="24"/>
                <w:rtl/>
              </w:rPr>
              <w:t>عنوان پیام</w:t>
            </w:r>
          </w:p>
        </w:tc>
      </w:tr>
      <w:tr w:rsidR="00CC5CB3" w:rsidRPr="001F1413" w14:paraId="3A1AAFC4" w14:textId="77777777" w:rsidTr="00A830DC">
        <w:trPr>
          <w:trHeight w:val="440"/>
        </w:trPr>
        <w:tc>
          <w:tcPr>
            <w:tcW w:w="1055" w:type="dxa"/>
          </w:tcPr>
          <w:p w14:paraId="169D6359" w14:textId="77777777" w:rsidR="00CC5CB3" w:rsidRPr="00CC5CB3" w:rsidRDefault="00CC5CB3" w:rsidP="00CC5CB3">
            <w:pPr>
              <w:jc w:val="center"/>
              <w:rPr>
                <w:sz w:val="24"/>
              </w:rPr>
            </w:pPr>
            <w:r w:rsidRPr="00CC5CB3">
              <w:rPr>
                <w:sz w:val="24"/>
              </w:rPr>
              <w:t>6 (b)</w:t>
            </w:r>
          </w:p>
        </w:tc>
        <w:tc>
          <w:tcPr>
            <w:tcW w:w="5288" w:type="dxa"/>
          </w:tcPr>
          <w:p w14:paraId="2EF906BA" w14:textId="77777777" w:rsidR="00CC5CB3" w:rsidRPr="00CC5CB3" w:rsidRDefault="00CC5CB3" w:rsidP="00CC5CB3">
            <w:pPr>
              <w:jc w:val="center"/>
              <w:rPr>
                <w:sz w:val="24"/>
              </w:rPr>
            </w:pPr>
            <w:r w:rsidRPr="00CC5CB3">
              <w:rPr>
                <w:sz w:val="24"/>
              </w:rPr>
              <w:t>(A) Message description</w:t>
            </w:r>
          </w:p>
        </w:tc>
        <w:tc>
          <w:tcPr>
            <w:tcW w:w="2673" w:type="dxa"/>
          </w:tcPr>
          <w:p w14:paraId="2283ECA8" w14:textId="77777777" w:rsidR="00CC5CB3" w:rsidRPr="00CC5CB3" w:rsidRDefault="00CC5CB3" w:rsidP="00CC5CB3">
            <w:pPr>
              <w:jc w:val="center"/>
              <w:rPr>
                <w:sz w:val="24"/>
                <w:rtl/>
              </w:rPr>
            </w:pPr>
            <w:r w:rsidRPr="00CC5CB3">
              <w:rPr>
                <w:rFonts w:hint="cs"/>
                <w:sz w:val="24"/>
                <w:rtl/>
              </w:rPr>
              <w:t>متن پیام</w:t>
            </w:r>
          </w:p>
        </w:tc>
      </w:tr>
      <w:tr w:rsidR="00CC5CB3" w:rsidRPr="001F1413" w14:paraId="43F37C50" w14:textId="77777777" w:rsidTr="00A830DC">
        <w:trPr>
          <w:trHeight w:val="350"/>
        </w:trPr>
        <w:tc>
          <w:tcPr>
            <w:tcW w:w="1055" w:type="dxa"/>
          </w:tcPr>
          <w:p w14:paraId="2CD5B7AA" w14:textId="77777777" w:rsidR="00CC5CB3" w:rsidRPr="00CC5CB3" w:rsidRDefault="00CC5CB3" w:rsidP="00CC5CB3">
            <w:pPr>
              <w:jc w:val="center"/>
              <w:rPr>
                <w:sz w:val="24"/>
              </w:rPr>
            </w:pPr>
            <w:r w:rsidRPr="00CC5CB3">
              <w:rPr>
                <w:sz w:val="24"/>
              </w:rPr>
              <w:t>3</w:t>
            </w:r>
          </w:p>
        </w:tc>
        <w:tc>
          <w:tcPr>
            <w:tcW w:w="5288" w:type="dxa"/>
          </w:tcPr>
          <w:p w14:paraId="1DF3B6D9" w14:textId="77777777" w:rsidR="00CC5CB3" w:rsidRPr="00CC5CB3" w:rsidRDefault="00CC5CB3" w:rsidP="00CC5CB3">
            <w:pPr>
              <w:jc w:val="center"/>
              <w:rPr>
                <w:sz w:val="24"/>
                <w:rtl/>
              </w:rPr>
            </w:pPr>
            <w:r w:rsidRPr="00CC5CB3">
              <w:rPr>
                <w:sz w:val="24"/>
              </w:rPr>
              <w:t>(AS) Register (Student, Course)</w:t>
            </w:r>
          </w:p>
          <w:p w14:paraId="29BA5E40" w14:textId="77777777" w:rsidR="00CC5CB3" w:rsidRPr="00CC5CB3" w:rsidRDefault="00CC5CB3" w:rsidP="00CC5CB3">
            <w:pPr>
              <w:jc w:val="center"/>
              <w:rPr>
                <w:sz w:val="24"/>
              </w:rPr>
            </w:pPr>
            <w:r w:rsidRPr="00CC5CB3">
              <w:rPr>
                <w:sz w:val="24"/>
              </w:rPr>
              <w:t>(m, n)</w:t>
            </w:r>
          </w:p>
        </w:tc>
        <w:tc>
          <w:tcPr>
            <w:tcW w:w="2673" w:type="dxa"/>
          </w:tcPr>
          <w:p w14:paraId="6DBE98A9" w14:textId="26916AA2" w:rsidR="00CC5CB3" w:rsidRPr="00CC5CB3" w:rsidRDefault="00CC5CB3" w:rsidP="00CC5CB3">
            <w:pPr>
              <w:jc w:val="center"/>
              <w:rPr>
                <w:sz w:val="24"/>
                <w:rtl/>
              </w:rPr>
            </w:pPr>
            <w:r w:rsidRPr="00CC5CB3">
              <w:rPr>
                <w:rFonts w:hint="cs"/>
                <w:sz w:val="24"/>
                <w:rtl/>
              </w:rPr>
              <w:t>ثبت</w:t>
            </w:r>
            <w:r w:rsidR="007912AE">
              <w:rPr>
                <w:rFonts w:hint="cs"/>
                <w:sz w:val="24"/>
                <w:rtl/>
              </w:rPr>
              <w:t>‌</w:t>
            </w:r>
            <w:r w:rsidRPr="00CC5CB3">
              <w:rPr>
                <w:rFonts w:hint="cs"/>
                <w:sz w:val="24"/>
                <w:rtl/>
              </w:rPr>
              <w:t>نام اصلی</w:t>
            </w:r>
          </w:p>
        </w:tc>
      </w:tr>
      <w:tr w:rsidR="00CC5CB3" w:rsidRPr="001F1413" w14:paraId="6A1A4646" w14:textId="77777777" w:rsidTr="00A830DC">
        <w:trPr>
          <w:trHeight w:val="350"/>
        </w:trPr>
        <w:tc>
          <w:tcPr>
            <w:tcW w:w="1055" w:type="dxa"/>
          </w:tcPr>
          <w:p w14:paraId="6EF4D8B5" w14:textId="77777777" w:rsidR="00CC5CB3" w:rsidRPr="00CC5CB3" w:rsidRDefault="00CC5CB3" w:rsidP="00CC5CB3">
            <w:pPr>
              <w:jc w:val="center"/>
              <w:rPr>
                <w:sz w:val="24"/>
              </w:rPr>
            </w:pPr>
            <w:r w:rsidRPr="00CC5CB3">
              <w:rPr>
                <w:sz w:val="24"/>
              </w:rPr>
              <w:t>1 (c)</w:t>
            </w:r>
          </w:p>
        </w:tc>
        <w:tc>
          <w:tcPr>
            <w:tcW w:w="5288" w:type="dxa"/>
          </w:tcPr>
          <w:p w14:paraId="422A9B2E" w14:textId="77777777" w:rsidR="00CC5CB3" w:rsidRPr="00CC5CB3" w:rsidRDefault="00CC5CB3" w:rsidP="00CC5CB3">
            <w:pPr>
              <w:jc w:val="center"/>
              <w:rPr>
                <w:sz w:val="24"/>
                <w:rtl/>
              </w:rPr>
            </w:pPr>
            <w:r w:rsidRPr="00CC5CB3">
              <w:rPr>
                <w:sz w:val="24"/>
              </w:rPr>
              <w:t>(AC) Registration</w:t>
            </w:r>
          </w:p>
        </w:tc>
        <w:tc>
          <w:tcPr>
            <w:tcW w:w="2673" w:type="dxa"/>
          </w:tcPr>
          <w:p w14:paraId="778FFE43" w14:textId="3131903C" w:rsidR="00CC5CB3" w:rsidRPr="00CC5CB3" w:rsidRDefault="00CC5CB3" w:rsidP="00CC5CB3">
            <w:pPr>
              <w:jc w:val="center"/>
              <w:rPr>
                <w:sz w:val="24"/>
                <w:rtl/>
              </w:rPr>
            </w:pPr>
            <w:r w:rsidRPr="00CC5CB3">
              <w:rPr>
                <w:rFonts w:hint="cs"/>
                <w:sz w:val="24"/>
                <w:rtl/>
              </w:rPr>
              <w:t>ثبت</w:t>
            </w:r>
            <w:r w:rsidR="007912AE">
              <w:rPr>
                <w:rFonts w:hint="cs"/>
                <w:sz w:val="24"/>
                <w:rtl/>
              </w:rPr>
              <w:t>‌</w:t>
            </w:r>
            <w:r w:rsidRPr="00CC5CB3">
              <w:rPr>
                <w:rFonts w:hint="cs"/>
                <w:sz w:val="24"/>
                <w:rtl/>
              </w:rPr>
              <w:t>نام</w:t>
            </w:r>
          </w:p>
        </w:tc>
      </w:tr>
      <w:tr w:rsidR="00CC5CB3" w:rsidRPr="001F1413" w14:paraId="2F9D5C08" w14:textId="77777777" w:rsidTr="00A830DC">
        <w:trPr>
          <w:trHeight w:val="350"/>
        </w:trPr>
        <w:tc>
          <w:tcPr>
            <w:tcW w:w="1055" w:type="dxa"/>
          </w:tcPr>
          <w:p w14:paraId="0D06E80A" w14:textId="77777777" w:rsidR="00CC5CB3" w:rsidRPr="00CC5CB3" w:rsidRDefault="00CC5CB3" w:rsidP="00CC5CB3">
            <w:pPr>
              <w:jc w:val="center"/>
              <w:rPr>
                <w:sz w:val="24"/>
              </w:rPr>
            </w:pPr>
            <w:r w:rsidRPr="00CC5CB3">
              <w:rPr>
                <w:sz w:val="24"/>
              </w:rPr>
              <w:t>6 (b)</w:t>
            </w:r>
          </w:p>
        </w:tc>
        <w:tc>
          <w:tcPr>
            <w:tcW w:w="5288" w:type="dxa"/>
          </w:tcPr>
          <w:p w14:paraId="5D007DBB" w14:textId="77777777" w:rsidR="00CC5CB3" w:rsidRPr="00CC5CB3" w:rsidRDefault="00CC5CB3" w:rsidP="00CC5CB3">
            <w:pPr>
              <w:jc w:val="center"/>
              <w:rPr>
                <w:sz w:val="24"/>
              </w:rPr>
            </w:pPr>
            <w:r w:rsidRPr="00CC5CB3">
              <w:rPr>
                <w:sz w:val="24"/>
              </w:rPr>
              <w:t>(A) Education term</w:t>
            </w:r>
          </w:p>
        </w:tc>
        <w:tc>
          <w:tcPr>
            <w:tcW w:w="2673" w:type="dxa"/>
          </w:tcPr>
          <w:p w14:paraId="76E44E50" w14:textId="77777777" w:rsidR="00CC5CB3" w:rsidRPr="00CC5CB3" w:rsidRDefault="00CC5CB3" w:rsidP="00CC5CB3">
            <w:pPr>
              <w:jc w:val="center"/>
              <w:rPr>
                <w:sz w:val="24"/>
                <w:rtl/>
              </w:rPr>
            </w:pPr>
            <w:r w:rsidRPr="00CC5CB3">
              <w:rPr>
                <w:rFonts w:hint="cs"/>
                <w:sz w:val="24"/>
                <w:rtl/>
              </w:rPr>
              <w:t>نیمسال تحصیلی</w:t>
            </w:r>
          </w:p>
        </w:tc>
      </w:tr>
      <w:tr w:rsidR="00CC5CB3" w:rsidRPr="001F1413" w14:paraId="3E481363" w14:textId="77777777" w:rsidTr="00A830DC">
        <w:trPr>
          <w:trHeight w:val="350"/>
        </w:trPr>
        <w:tc>
          <w:tcPr>
            <w:tcW w:w="1055" w:type="dxa"/>
          </w:tcPr>
          <w:p w14:paraId="42E07A3E" w14:textId="77777777" w:rsidR="00CC5CB3" w:rsidRPr="00CC5CB3" w:rsidRDefault="00CC5CB3" w:rsidP="00CC5CB3">
            <w:pPr>
              <w:jc w:val="center"/>
              <w:rPr>
                <w:sz w:val="24"/>
              </w:rPr>
            </w:pPr>
            <w:r w:rsidRPr="00CC5CB3">
              <w:rPr>
                <w:sz w:val="24"/>
              </w:rPr>
              <w:t>6 (b)</w:t>
            </w:r>
          </w:p>
        </w:tc>
        <w:tc>
          <w:tcPr>
            <w:tcW w:w="5288" w:type="dxa"/>
          </w:tcPr>
          <w:p w14:paraId="38BE8679" w14:textId="77777777" w:rsidR="00CC5CB3" w:rsidRPr="00CC5CB3" w:rsidRDefault="00CC5CB3" w:rsidP="00CC5CB3">
            <w:pPr>
              <w:jc w:val="center"/>
              <w:rPr>
                <w:sz w:val="24"/>
              </w:rPr>
            </w:pPr>
            <w:r w:rsidRPr="00CC5CB3">
              <w:rPr>
                <w:sz w:val="24"/>
              </w:rPr>
              <w:t>(A) Education year</w:t>
            </w:r>
          </w:p>
        </w:tc>
        <w:tc>
          <w:tcPr>
            <w:tcW w:w="2673" w:type="dxa"/>
          </w:tcPr>
          <w:p w14:paraId="0039A3A8" w14:textId="77777777" w:rsidR="00CC5CB3" w:rsidRPr="00CC5CB3" w:rsidRDefault="00CC5CB3" w:rsidP="00CC5CB3">
            <w:pPr>
              <w:jc w:val="center"/>
              <w:rPr>
                <w:sz w:val="24"/>
                <w:rtl/>
              </w:rPr>
            </w:pPr>
            <w:r w:rsidRPr="00CC5CB3">
              <w:rPr>
                <w:rFonts w:hint="cs"/>
                <w:sz w:val="24"/>
                <w:rtl/>
              </w:rPr>
              <w:t>سال تحصیلی</w:t>
            </w:r>
          </w:p>
        </w:tc>
      </w:tr>
      <w:tr w:rsidR="00CC5CB3" w:rsidRPr="001F1413" w14:paraId="3B89CB37" w14:textId="77777777" w:rsidTr="00A830DC">
        <w:trPr>
          <w:trHeight w:val="350"/>
        </w:trPr>
        <w:tc>
          <w:tcPr>
            <w:tcW w:w="1055" w:type="dxa"/>
          </w:tcPr>
          <w:p w14:paraId="6E1C8F03" w14:textId="77777777" w:rsidR="00CC5CB3" w:rsidRPr="00CC5CB3" w:rsidRDefault="00CC5CB3" w:rsidP="00CC5CB3">
            <w:pPr>
              <w:jc w:val="center"/>
              <w:rPr>
                <w:sz w:val="24"/>
              </w:rPr>
            </w:pPr>
            <w:r w:rsidRPr="00CC5CB3">
              <w:rPr>
                <w:sz w:val="24"/>
              </w:rPr>
              <w:t>3</w:t>
            </w:r>
          </w:p>
        </w:tc>
        <w:tc>
          <w:tcPr>
            <w:tcW w:w="5288" w:type="dxa"/>
          </w:tcPr>
          <w:p w14:paraId="58A74A58" w14:textId="77777777" w:rsidR="00CC5CB3" w:rsidRPr="00CC5CB3" w:rsidRDefault="00CC5CB3" w:rsidP="00CC5CB3">
            <w:pPr>
              <w:jc w:val="center"/>
              <w:rPr>
                <w:sz w:val="24"/>
              </w:rPr>
            </w:pPr>
            <w:r w:rsidRPr="00CC5CB3">
              <w:rPr>
                <w:sz w:val="24"/>
              </w:rPr>
              <w:t>(AS) Basic Register (Student, Course)</w:t>
            </w:r>
          </w:p>
          <w:p w14:paraId="24DBED4F" w14:textId="77777777" w:rsidR="00CC5CB3" w:rsidRPr="00CC5CB3" w:rsidRDefault="00CC5CB3" w:rsidP="00CC5CB3">
            <w:pPr>
              <w:jc w:val="center"/>
              <w:rPr>
                <w:sz w:val="24"/>
                <w:rtl/>
              </w:rPr>
            </w:pPr>
            <w:r w:rsidRPr="00CC5CB3">
              <w:rPr>
                <w:sz w:val="24"/>
              </w:rPr>
              <w:t>(m, n)</w:t>
            </w:r>
          </w:p>
        </w:tc>
        <w:tc>
          <w:tcPr>
            <w:tcW w:w="2673" w:type="dxa"/>
          </w:tcPr>
          <w:p w14:paraId="242BB349" w14:textId="5BF15A14" w:rsidR="00CC5CB3" w:rsidRPr="00CC5CB3" w:rsidRDefault="00CC5CB3" w:rsidP="00CC5CB3">
            <w:pPr>
              <w:jc w:val="center"/>
              <w:rPr>
                <w:sz w:val="24"/>
                <w:rtl/>
              </w:rPr>
            </w:pPr>
            <w:r w:rsidRPr="00CC5CB3">
              <w:rPr>
                <w:rFonts w:hint="cs"/>
                <w:sz w:val="24"/>
                <w:rtl/>
              </w:rPr>
              <w:t>عملیات ثبت</w:t>
            </w:r>
            <w:r w:rsidR="00B42C1D">
              <w:rPr>
                <w:rFonts w:hint="cs"/>
                <w:sz w:val="24"/>
                <w:rtl/>
              </w:rPr>
              <w:t>‌</w:t>
            </w:r>
            <w:r w:rsidRPr="00CC5CB3">
              <w:rPr>
                <w:rFonts w:hint="cs"/>
                <w:sz w:val="24"/>
                <w:rtl/>
              </w:rPr>
              <w:t>نام مقدماتی</w:t>
            </w:r>
          </w:p>
        </w:tc>
      </w:tr>
      <w:tr w:rsidR="00CC5CB3" w:rsidRPr="001F1413" w14:paraId="090F428E" w14:textId="77777777" w:rsidTr="00A830DC">
        <w:trPr>
          <w:trHeight w:val="350"/>
        </w:trPr>
        <w:tc>
          <w:tcPr>
            <w:tcW w:w="1055" w:type="dxa"/>
          </w:tcPr>
          <w:p w14:paraId="3045D2B3" w14:textId="77777777" w:rsidR="00CC5CB3" w:rsidRPr="00CC5CB3" w:rsidRDefault="00CC5CB3" w:rsidP="00CC5CB3">
            <w:pPr>
              <w:jc w:val="center"/>
              <w:rPr>
                <w:sz w:val="24"/>
              </w:rPr>
            </w:pPr>
            <w:r w:rsidRPr="00CC5CB3">
              <w:rPr>
                <w:sz w:val="24"/>
              </w:rPr>
              <w:t>1 (c)</w:t>
            </w:r>
          </w:p>
        </w:tc>
        <w:tc>
          <w:tcPr>
            <w:tcW w:w="5288" w:type="dxa"/>
          </w:tcPr>
          <w:p w14:paraId="01B0EF14" w14:textId="77777777" w:rsidR="00CC5CB3" w:rsidRPr="00CC5CB3" w:rsidRDefault="00CC5CB3" w:rsidP="00CC5CB3">
            <w:pPr>
              <w:jc w:val="center"/>
              <w:rPr>
                <w:sz w:val="24"/>
              </w:rPr>
            </w:pPr>
            <w:r w:rsidRPr="00CC5CB3">
              <w:rPr>
                <w:sz w:val="24"/>
              </w:rPr>
              <w:t>(AC) Basic Registration</w:t>
            </w:r>
          </w:p>
        </w:tc>
        <w:tc>
          <w:tcPr>
            <w:tcW w:w="2673" w:type="dxa"/>
          </w:tcPr>
          <w:p w14:paraId="7BD081C4" w14:textId="5F789316" w:rsidR="00CC5CB3" w:rsidRPr="00CC5CB3" w:rsidRDefault="00CC5CB3" w:rsidP="00CC5CB3">
            <w:pPr>
              <w:jc w:val="center"/>
              <w:rPr>
                <w:sz w:val="24"/>
                <w:rtl/>
              </w:rPr>
            </w:pPr>
            <w:r w:rsidRPr="00CC5CB3">
              <w:rPr>
                <w:rFonts w:hint="cs"/>
                <w:sz w:val="24"/>
                <w:rtl/>
              </w:rPr>
              <w:t>ثبت</w:t>
            </w:r>
            <w:r w:rsidR="000C1ABA">
              <w:rPr>
                <w:rFonts w:hint="cs"/>
                <w:sz w:val="24"/>
                <w:rtl/>
              </w:rPr>
              <w:t>‌</w:t>
            </w:r>
            <w:r w:rsidRPr="00CC5CB3">
              <w:rPr>
                <w:rFonts w:hint="cs"/>
                <w:sz w:val="24"/>
                <w:rtl/>
              </w:rPr>
              <w:t>نام مقدماتی</w:t>
            </w:r>
          </w:p>
        </w:tc>
      </w:tr>
      <w:tr w:rsidR="00CC5CB3" w:rsidRPr="001F1413" w14:paraId="3C1BA21D" w14:textId="77777777" w:rsidTr="00A830DC">
        <w:trPr>
          <w:trHeight w:val="350"/>
        </w:trPr>
        <w:tc>
          <w:tcPr>
            <w:tcW w:w="1055" w:type="dxa"/>
          </w:tcPr>
          <w:p w14:paraId="2978FFDA" w14:textId="77777777" w:rsidR="00CC5CB3" w:rsidRPr="00CC5CB3" w:rsidRDefault="00CC5CB3" w:rsidP="00CC5CB3">
            <w:pPr>
              <w:jc w:val="center"/>
              <w:rPr>
                <w:sz w:val="24"/>
              </w:rPr>
            </w:pPr>
            <w:r w:rsidRPr="00CC5CB3">
              <w:rPr>
                <w:sz w:val="24"/>
              </w:rPr>
              <w:t>6 (b)</w:t>
            </w:r>
          </w:p>
        </w:tc>
        <w:tc>
          <w:tcPr>
            <w:tcW w:w="5288" w:type="dxa"/>
          </w:tcPr>
          <w:p w14:paraId="21FC25DD" w14:textId="77777777" w:rsidR="00CC5CB3" w:rsidRPr="00CC5CB3" w:rsidRDefault="00CC5CB3" w:rsidP="00CC5CB3">
            <w:pPr>
              <w:jc w:val="center"/>
              <w:rPr>
                <w:sz w:val="24"/>
              </w:rPr>
            </w:pPr>
            <w:r w:rsidRPr="00CC5CB3">
              <w:rPr>
                <w:sz w:val="24"/>
              </w:rPr>
              <w:t>(A) Education term</w:t>
            </w:r>
          </w:p>
        </w:tc>
        <w:tc>
          <w:tcPr>
            <w:tcW w:w="2673" w:type="dxa"/>
          </w:tcPr>
          <w:p w14:paraId="614556B1" w14:textId="77777777" w:rsidR="00CC5CB3" w:rsidRPr="00CC5CB3" w:rsidRDefault="00CC5CB3" w:rsidP="00CC5CB3">
            <w:pPr>
              <w:jc w:val="center"/>
              <w:rPr>
                <w:sz w:val="24"/>
                <w:rtl/>
              </w:rPr>
            </w:pPr>
            <w:r w:rsidRPr="00CC5CB3">
              <w:rPr>
                <w:rFonts w:hint="cs"/>
                <w:sz w:val="24"/>
                <w:rtl/>
              </w:rPr>
              <w:t>نیمسال تحصیلی</w:t>
            </w:r>
          </w:p>
        </w:tc>
      </w:tr>
      <w:tr w:rsidR="00CC5CB3" w:rsidRPr="001F1413" w14:paraId="654D7CB8" w14:textId="77777777" w:rsidTr="00A830DC">
        <w:trPr>
          <w:trHeight w:val="350"/>
        </w:trPr>
        <w:tc>
          <w:tcPr>
            <w:tcW w:w="1055" w:type="dxa"/>
          </w:tcPr>
          <w:p w14:paraId="0B26F5E6" w14:textId="77777777" w:rsidR="00CC5CB3" w:rsidRPr="00CC5CB3" w:rsidRDefault="00CC5CB3" w:rsidP="00CC5CB3">
            <w:pPr>
              <w:jc w:val="center"/>
              <w:rPr>
                <w:sz w:val="24"/>
              </w:rPr>
            </w:pPr>
            <w:r w:rsidRPr="00CC5CB3">
              <w:rPr>
                <w:sz w:val="24"/>
              </w:rPr>
              <w:t>6 (b)</w:t>
            </w:r>
          </w:p>
        </w:tc>
        <w:tc>
          <w:tcPr>
            <w:tcW w:w="5288" w:type="dxa"/>
          </w:tcPr>
          <w:p w14:paraId="70B43758" w14:textId="77777777" w:rsidR="00CC5CB3" w:rsidRPr="00CC5CB3" w:rsidRDefault="00CC5CB3" w:rsidP="00CC5CB3">
            <w:pPr>
              <w:jc w:val="center"/>
              <w:rPr>
                <w:sz w:val="24"/>
              </w:rPr>
            </w:pPr>
            <w:r w:rsidRPr="00CC5CB3">
              <w:rPr>
                <w:sz w:val="24"/>
              </w:rPr>
              <w:t>(A) Education year</w:t>
            </w:r>
          </w:p>
        </w:tc>
        <w:tc>
          <w:tcPr>
            <w:tcW w:w="2673" w:type="dxa"/>
          </w:tcPr>
          <w:p w14:paraId="4CBC0D0D" w14:textId="77777777" w:rsidR="00CC5CB3" w:rsidRPr="00CC5CB3" w:rsidRDefault="00CC5CB3" w:rsidP="00CC5CB3">
            <w:pPr>
              <w:jc w:val="center"/>
              <w:rPr>
                <w:sz w:val="24"/>
                <w:rtl/>
              </w:rPr>
            </w:pPr>
            <w:r w:rsidRPr="00CC5CB3">
              <w:rPr>
                <w:rFonts w:hint="cs"/>
                <w:sz w:val="24"/>
                <w:rtl/>
              </w:rPr>
              <w:t>سال تحصیلی</w:t>
            </w:r>
          </w:p>
        </w:tc>
      </w:tr>
      <w:tr w:rsidR="00CC5CB3" w:rsidRPr="001F1413" w14:paraId="0CF3845C" w14:textId="77777777" w:rsidTr="00A830DC">
        <w:trPr>
          <w:trHeight w:val="350"/>
        </w:trPr>
        <w:tc>
          <w:tcPr>
            <w:tcW w:w="1055" w:type="dxa"/>
          </w:tcPr>
          <w:p w14:paraId="68B6863E" w14:textId="77777777" w:rsidR="00CC5CB3" w:rsidRPr="00CC5CB3" w:rsidRDefault="00CC5CB3" w:rsidP="00CC5CB3">
            <w:pPr>
              <w:jc w:val="center"/>
              <w:rPr>
                <w:sz w:val="24"/>
              </w:rPr>
            </w:pPr>
            <w:r w:rsidRPr="00CC5CB3">
              <w:rPr>
                <w:sz w:val="24"/>
              </w:rPr>
              <w:t>3</w:t>
            </w:r>
          </w:p>
        </w:tc>
        <w:tc>
          <w:tcPr>
            <w:tcW w:w="5288" w:type="dxa"/>
          </w:tcPr>
          <w:p w14:paraId="3D48EBD7" w14:textId="77777777" w:rsidR="00CC5CB3" w:rsidRPr="00CC5CB3" w:rsidRDefault="00CC5CB3" w:rsidP="00CC5CB3">
            <w:pPr>
              <w:jc w:val="center"/>
              <w:rPr>
                <w:sz w:val="24"/>
              </w:rPr>
            </w:pPr>
            <w:r w:rsidRPr="00CC5CB3">
              <w:rPr>
                <w:sz w:val="24"/>
              </w:rPr>
              <w:t>(AS) Add-remove (Student, Course)</w:t>
            </w:r>
          </w:p>
          <w:p w14:paraId="318C5F7D" w14:textId="77777777" w:rsidR="00CC5CB3" w:rsidRPr="00CC5CB3" w:rsidRDefault="00CC5CB3" w:rsidP="00CC5CB3">
            <w:pPr>
              <w:jc w:val="center"/>
              <w:rPr>
                <w:sz w:val="24"/>
              </w:rPr>
            </w:pPr>
            <w:r w:rsidRPr="00CC5CB3">
              <w:rPr>
                <w:sz w:val="24"/>
              </w:rPr>
              <w:t>(m, n)</w:t>
            </w:r>
          </w:p>
        </w:tc>
        <w:tc>
          <w:tcPr>
            <w:tcW w:w="2673" w:type="dxa"/>
          </w:tcPr>
          <w:p w14:paraId="713803B7" w14:textId="77777777" w:rsidR="00CC5CB3" w:rsidRPr="00CC5CB3" w:rsidRDefault="00CC5CB3" w:rsidP="00CC5CB3">
            <w:pPr>
              <w:jc w:val="center"/>
              <w:rPr>
                <w:sz w:val="24"/>
                <w:rtl/>
              </w:rPr>
            </w:pPr>
            <w:r w:rsidRPr="00CC5CB3">
              <w:rPr>
                <w:rFonts w:hint="cs"/>
                <w:sz w:val="24"/>
                <w:rtl/>
              </w:rPr>
              <w:t>حذف و اضافه</w:t>
            </w:r>
          </w:p>
        </w:tc>
      </w:tr>
    </w:tbl>
    <w:p w14:paraId="0382A620" w14:textId="6375C467" w:rsidR="003208DA" w:rsidRDefault="003208DA" w:rsidP="00162BCC"/>
    <w:p w14:paraId="37FC9E73" w14:textId="097A0870" w:rsidR="007B09E6" w:rsidRDefault="007B09E6" w:rsidP="00162BCC">
      <w:pPr>
        <w:rPr>
          <w:rtl/>
        </w:rPr>
      </w:pPr>
    </w:p>
    <w:p w14:paraId="29A272DA" w14:textId="581CD795" w:rsidR="00C06D1C" w:rsidRDefault="00C06D1C" w:rsidP="00162BCC">
      <w:pPr>
        <w:rPr>
          <w:rtl/>
        </w:rPr>
      </w:pPr>
    </w:p>
    <w:p w14:paraId="6587466B" w14:textId="77777777" w:rsidR="00C06D1C" w:rsidRDefault="00C06D1C" w:rsidP="00162BCC"/>
    <w:p w14:paraId="45A3DD42" w14:textId="3A6C07B7" w:rsidR="007B09E6" w:rsidRDefault="007B09E6" w:rsidP="00162BCC"/>
    <w:p w14:paraId="5D70D00B" w14:textId="4BEA2AA9" w:rsidR="007B09E6" w:rsidRDefault="007B09E6" w:rsidP="00162BCC"/>
    <w:p w14:paraId="7173681D" w14:textId="3569C518" w:rsidR="007B09E6" w:rsidRDefault="007B09E6" w:rsidP="00162BCC">
      <w:pPr>
        <w:rPr>
          <w:rtl/>
        </w:rPr>
      </w:pPr>
    </w:p>
    <w:p w14:paraId="35BAFFAA" w14:textId="61EEDD58" w:rsidR="00607A51" w:rsidRDefault="00607A51" w:rsidP="00162BCC">
      <w:pPr>
        <w:rPr>
          <w:rtl/>
        </w:rPr>
      </w:pPr>
    </w:p>
    <w:p w14:paraId="2B11690D" w14:textId="77777777" w:rsidR="00607A51" w:rsidRDefault="00607A51" w:rsidP="00162BCC">
      <w:pPr>
        <w:rPr>
          <w:rtl/>
        </w:rPr>
      </w:pPr>
    </w:p>
    <w:p w14:paraId="24389D99" w14:textId="53B853FA" w:rsidR="00C50C71" w:rsidRDefault="00251DFD" w:rsidP="005C4DBE">
      <w:pPr>
        <w:pStyle w:val="Heading2"/>
        <w:numPr>
          <w:ilvl w:val="0"/>
          <w:numId w:val="27"/>
        </w:numPr>
        <w:rPr>
          <w:rtl/>
        </w:rPr>
      </w:pPr>
      <w:bookmarkStart w:id="38" w:name="_Toc59664219"/>
      <w:r w:rsidRPr="00251DFD">
        <w:rPr>
          <w:rFonts w:hint="cs"/>
          <w:rtl/>
        </w:rPr>
        <w:lastRenderedPageBreak/>
        <w:t>به تصویر کشیدن مدل دامنه</w:t>
      </w:r>
      <w:bookmarkEnd w:id="38"/>
    </w:p>
    <w:p w14:paraId="617A8033" w14:textId="0DAD11A4" w:rsidR="003465A1" w:rsidRPr="0004245B" w:rsidRDefault="009A6AE2" w:rsidP="003465A1">
      <w:pPr>
        <w:spacing w:line="360" w:lineRule="auto"/>
        <w:rPr>
          <w:rtl/>
          <w:lang w:val="en-US"/>
        </w:rPr>
      </w:pPr>
      <w:r>
        <w:rPr>
          <w:noProof/>
        </w:rPr>
        <w:drawing>
          <wp:anchor distT="0" distB="0" distL="114300" distR="114300" simplePos="0" relativeHeight="251663360" behindDoc="0" locked="0" layoutInCell="1" allowOverlap="1" wp14:anchorId="06D3FFF8" wp14:editId="4D5E7BAF">
            <wp:simplePos x="0" y="0"/>
            <wp:positionH relativeFrom="column">
              <wp:posOffset>-838200</wp:posOffset>
            </wp:positionH>
            <wp:positionV relativeFrom="paragraph">
              <wp:posOffset>657225</wp:posOffset>
            </wp:positionV>
            <wp:extent cx="7400925" cy="44970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00925" cy="44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5A1">
        <w:rPr>
          <w:rtl/>
        </w:rPr>
        <w:t>در این گام با استفاده از اطلاعات به دست آمده از جدول بالا می</w:t>
      </w:r>
      <w:r w:rsidR="00AF6031">
        <w:rPr>
          <w:rFonts w:hint="cs"/>
          <w:rtl/>
        </w:rPr>
        <w:t>‌</w:t>
      </w:r>
      <w:r w:rsidR="003465A1">
        <w:rPr>
          <w:rtl/>
        </w:rPr>
        <w:t>توان کلاس</w:t>
      </w:r>
      <w:r w:rsidR="00AF6031">
        <w:rPr>
          <w:rFonts w:hint="cs"/>
          <w:rtl/>
        </w:rPr>
        <w:t>‌</w:t>
      </w:r>
      <w:r w:rsidR="003465A1">
        <w:rPr>
          <w:rtl/>
        </w:rPr>
        <w:t>ها صفت</w:t>
      </w:r>
      <w:r w:rsidR="00AF6031">
        <w:rPr>
          <w:rFonts w:hint="cs"/>
          <w:rtl/>
        </w:rPr>
        <w:t>‌</w:t>
      </w:r>
      <w:r w:rsidR="003465A1">
        <w:rPr>
          <w:rtl/>
        </w:rPr>
        <w:t>ها و روابط را شناسایی و درنهایت</w:t>
      </w:r>
      <w:r w:rsidR="003465A1">
        <w:rPr>
          <w:rFonts w:hint="cs"/>
          <w:rtl/>
        </w:rPr>
        <w:t xml:space="preserve"> ت</w:t>
      </w:r>
      <w:r w:rsidR="003465A1">
        <w:rPr>
          <w:rtl/>
        </w:rPr>
        <w:t>صویرسازی کرد</w:t>
      </w:r>
      <w:r w:rsidR="00AF6031">
        <w:rPr>
          <w:rFonts w:hint="cs"/>
          <w:rtl/>
        </w:rPr>
        <w:t>.</w:t>
      </w:r>
      <w:r w:rsidR="0004245B">
        <w:rPr>
          <w:rFonts w:hint="cs"/>
          <w:rtl/>
        </w:rPr>
        <w:t xml:space="preserve"> </w:t>
      </w:r>
      <w:r w:rsidR="00D161DA">
        <w:rPr>
          <w:rFonts w:hint="cs"/>
          <w:rtl/>
        </w:rPr>
        <w:t>نمودار کلاس</w:t>
      </w:r>
      <w:r w:rsidR="003473BF">
        <w:rPr>
          <w:rFonts w:hint="cs"/>
          <w:rtl/>
        </w:rPr>
        <w:t xml:space="preserve"> زیر</w:t>
      </w:r>
      <w:r w:rsidR="0004245B">
        <w:rPr>
          <w:rFonts w:hint="cs"/>
          <w:rtl/>
        </w:rPr>
        <w:t xml:space="preserve"> با استفاده از نرم‌افزار </w:t>
      </w:r>
      <w:r w:rsidR="0004245B">
        <w:rPr>
          <w:lang w:val="en-US"/>
        </w:rPr>
        <w:t>Visio</w:t>
      </w:r>
      <w:r w:rsidR="0004245B">
        <w:rPr>
          <w:rFonts w:hint="cs"/>
          <w:rtl/>
          <w:lang w:val="en-US"/>
        </w:rPr>
        <w:t xml:space="preserve"> ترسیم شده است.</w:t>
      </w:r>
      <w:r w:rsidR="00D850D3">
        <w:rPr>
          <w:rFonts w:hint="cs"/>
          <w:rtl/>
          <w:lang w:val="en-US"/>
        </w:rPr>
        <w:t xml:space="preserve"> رسم این نمودار در یک جلسه 2 ساعته انجام شده است.</w:t>
      </w:r>
    </w:p>
    <w:p w14:paraId="243C6557" w14:textId="32CA15A4" w:rsidR="00C50C71" w:rsidRPr="00C50C71" w:rsidRDefault="00C50C71" w:rsidP="00C50C71">
      <w:pPr>
        <w:jc w:val="right"/>
        <w:rPr>
          <w:rtl/>
        </w:rPr>
      </w:pPr>
    </w:p>
    <w:p w14:paraId="6E0B2D02" w14:textId="45A22C4C" w:rsidR="00251DFD" w:rsidRPr="00251DFD" w:rsidRDefault="00251DFD" w:rsidP="005C4DBE">
      <w:pPr>
        <w:pStyle w:val="Heading2"/>
        <w:numPr>
          <w:ilvl w:val="0"/>
          <w:numId w:val="27"/>
        </w:numPr>
        <w:rPr>
          <w:rtl/>
        </w:rPr>
      </w:pPr>
      <w:bookmarkStart w:id="39" w:name="_Toc59664220"/>
      <w:r w:rsidRPr="00251DFD">
        <w:rPr>
          <w:rFonts w:hint="cs"/>
          <w:rtl/>
        </w:rPr>
        <w:t>مرور مدل دامنه</w:t>
      </w:r>
      <w:bookmarkEnd w:id="39"/>
    </w:p>
    <w:p w14:paraId="0C1777A8" w14:textId="1FA319B7" w:rsidR="003465A1" w:rsidRPr="003465A1" w:rsidRDefault="0013635E" w:rsidP="003465A1">
      <w:pPr>
        <w:spacing w:line="360" w:lineRule="auto"/>
        <w:rPr>
          <w:lang w:val="en-US"/>
        </w:rPr>
      </w:pPr>
      <w:r>
        <w:rPr>
          <w:rFonts w:hint="cs"/>
          <w:rtl/>
        </w:rPr>
        <w:t xml:space="preserve">پس از انجام گام گفته شده، مدل دامنه در طی یک جلسه دو ساعته توسط اعضای تیم مرور شد. </w:t>
      </w:r>
      <w:r w:rsidR="003465A1">
        <w:rPr>
          <w:rtl/>
        </w:rPr>
        <w:t>همان</w:t>
      </w:r>
      <w:r w:rsidR="00AF6031">
        <w:rPr>
          <w:rFonts w:hint="cs"/>
          <w:rtl/>
        </w:rPr>
        <w:t>‌</w:t>
      </w:r>
      <w:r w:rsidR="003465A1">
        <w:rPr>
          <w:rtl/>
        </w:rPr>
        <w:t>طور که مشاهده می</w:t>
      </w:r>
      <w:r w:rsidR="00AF6031">
        <w:rPr>
          <w:rFonts w:hint="cs"/>
          <w:rtl/>
        </w:rPr>
        <w:t>‌</w:t>
      </w:r>
      <w:r w:rsidR="003465A1">
        <w:rPr>
          <w:rtl/>
        </w:rPr>
        <w:t>شود مدل دامنه تنها شامل کلاس</w:t>
      </w:r>
      <w:r w:rsidR="00AF6031">
        <w:rPr>
          <w:rFonts w:hint="cs"/>
          <w:rtl/>
        </w:rPr>
        <w:t>‌</w:t>
      </w:r>
      <w:r w:rsidR="003465A1">
        <w:rPr>
          <w:rtl/>
        </w:rPr>
        <w:t>های دامنه می</w:t>
      </w:r>
      <w:r w:rsidR="00AF6031">
        <w:rPr>
          <w:rFonts w:hint="cs"/>
          <w:rtl/>
        </w:rPr>
        <w:t>‌</w:t>
      </w:r>
      <w:r w:rsidR="003465A1">
        <w:rPr>
          <w:rtl/>
        </w:rPr>
        <w:t>باشد و کلاس</w:t>
      </w:r>
      <w:r w:rsidR="00AF6031">
        <w:rPr>
          <w:rFonts w:hint="cs"/>
          <w:rtl/>
        </w:rPr>
        <w:t>‌</w:t>
      </w:r>
      <w:r w:rsidR="003465A1">
        <w:rPr>
          <w:rtl/>
        </w:rPr>
        <w:t>های طراحی و پیاده</w:t>
      </w:r>
      <w:r w:rsidR="00AF6031">
        <w:rPr>
          <w:rFonts w:hint="cs"/>
          <w:rtl/>
        </w:rPr>
        <w:t>‌</w:t>
      </w:r>
      <w:r w:rsidR="003465A1">
        <w:rPr>
          <w:rtl/>
        </w:rPr>
        <w:t>سازی در آن وارد نشده</w:t>
      </w:r>
      <w:r w:rsidR="00AF6031">
        <w:rPr>
          <w:rFonts w:hint="cs"/>
          <w:rtl/>
        </w:rPr>
        <w:t>‌</w:t>
      </w:r>
      <w:r w:rsidR="003465A1">
        <w:rPr>
          <w:rtl/>
        </w:rPr>
        <w:t>اند</w:t>
      </w:r>
      <w:r w:rsidR="00AF6031">
        <w:rPr>
          <w:rFonts w:hint="cs"/>
          <w:rtl/>
        </w:rPr>
        <w:t>.</w:t>
      </w:r>
    </w:p>
    <w:p w14:paraId="1EE32CD3" w14:textId="2D98664C" w:rsidR="00EE18EB" w:rsidRDefault="00EE18EB" w:rsidP="00EE18EB"/>
    <w:p w14:paraId="4A994CF2" w14:textId="7629C9DC" w:rsidR="00E2458C" w:rsidRDefault="00E2458C" w:rsidP="00EE18EB"/>
    <w:p w14:paraId="26DF679E" w14:textId="0C5D6491" w:rsidR="00D6568A" w:rsidRDefault="00E2458C" w:rsidP="00D6568A">
      <w:pPr>
        <w:pStyle w:val="Heading1"/>
        <w:jc w:val="center"/>
        <w:rPr>
          <w:rtl/>
        </w:rPr>
      </w:pPr>
      <w:bookmarkStart w:id="40" w:name="_Toc59664221"/>
      <w:r w:rsidRPr="00E2458C">
        <w:rPr>
          <w:rFonts w:hint="cs"/>
          <w:rtl/>
        </w:rPr>
        <w:lastRenderedPageBreak/>
        <w:t xml:space="preserve">فصل </w:t>
      </w:r>
      <w:r w:rsidR="009774D1">
        <w:rPr>
          <w:rFonts w:hint="cs"/>
          <w:rtl/>
        </w:rPr>
        <w:t>سوم</w:t>
      </w:r>
      <w:r w:rsidR="00C35E52">
        <w:rPr>
          <w:rFonts w:hint="cs"/>
          <w:rtl/>
        </w:rPr>
        <w:t>: طراحی معماری</w:t>
      </w:r>
      <w:bookmarkEnd w:id="40"/>
    </w:p>
    <w:p w14:paraId="0183F6A8" w14:textId="6AD69090" w:rsidR="003208DA" w:rsidRPr="003208DA" w:rsidRDefault="003208DA" w:rsidP="005C4DBE">
      <w:pPr>
        <w:pStyle w:val="Heading2"/>
        <w:numPr>
          <w:ilvl w:val="0"/>
          <w:numId w:val="28"/>
        </w:numPr>
        <w:rPr>
          <w:rtl/>
        </w:rPr>
      </w:pPr>
      <w:bookmarkStart w:id="41" w:name="_Toc59664222"/>
      <w:r>
        <w:rPr>
          <w:rFonts w:hint="cs"/>
          <w:rtl/>
        </w:rPr>
        <w:t>فرایند طراحی معماری</w:t>
      </w:r>
      <w:bookmarkEnd w:id="41"/>
    </w:p>
    <w:p w14:paraId="143812D6" w14:textId="4C4FA7A6" w:rsidR="00E2458C" w:rsidRDefault="00E2458C" w:rsidP="00642770">
      <w:pPr>
        <w:pStyle w:val="Heading3"/>
        <w:numPr>
          <w:ilvl w:val="0"/>
          <w:numId w:val="29"/>
        </w:numPr>
        <w:rPr>
          <w:rtl/>
        </w:rPr>
      </w:pPr>
      <w:bookmarkStart w:id="42" w:name="_Toc59664223"/>
      <w:r>
        <w:rPr>
          <w:rFonts w:hint="cs"/>
          <w:rtl/>
        </w:rPr>
        <w:t>اهداف طراحی معماری</w:t>
      </w:r>
      <w:bookmarkEnd w:id="42"/>
    </w:p>
    <w:p w14:paraId="54233FBD" w14:textId="77777777" w:rsidR="00FE34FE" w:rsidRPr="00A97665" w:rsidRDefault="00E2458C" w:rsidP="005C4DBE">
      <w:pPr>
        <w:pStyle w:val="ListParagraph"/>
        <w:numPr>
          <w:ilvl w:val="0"/>
          <w:numId w:val="19"/>
        </w:numPr>
        <w:spacing w:line="360" w:lineRule="auto"/>
        <w:rPr>
          <w:sz w:val="24"/>
          <w:rtl/>
        </w:rPr>
      </w:pPr>
      <w:r w:rsidRPr="00A97665">
        <w:rPr>
          <w:rFonts w:hint="cs"/>
          <w:sz w:val="24"/>
          <w:rtl/>
        </w:rPr>
        <w:t>سامانه ساوا خدماتی را فراهم می</w:t>
      </w:r>
      <w:r w:rsidR="00790E9B" w:rsidRPr="00A97665">
        <w:rPr>
          <w:rFonts w:hint="cs"/>
          <w:sz w:val="24"/>
          <w:rtl/>
        </w:rPr>
        <w:t>‌</w:t>
      </w:r>
      <w:r w:rsidRPr="00A97665">
        <w:rPr>
          <w:rFonts w:hint="cs"/>
          <w:sz w:val="24"/>
          <w:rtl/>
        </w:rPr>
        <w:t>کند و کنشگرها (کاربران) از آن خدمات بهره می</w:t>
      </w:r>
      <w:r w:rsidR="00CD1F2C" w:rsidRPr="00A97665">
        <w:rPr>
          <w:rFonts w:hint="cs"/>
          <w:sz w:val="24"/>
          <w:rtl/>
        </w:rPr>
        <w:t>‌</w:t>
      </w:r>
      <w:r w:rsidRPr="00A97665">
        <w:rPr>
          <w:rFonts w:hint="cs"/>
          <w:sz w:val="24"/>
          <w:rtl/>
        </w:rPr>
        <w:t xml:space="preserve">برند. </w:t>
      </w:r>
    </w:p>
    <w:p w14:paraId="5376A28C" w14:textId="67512108" w:rsidR="00E2458C" w:rsidRPr="00A97665" w:rsidRDefault="00E2458C" w:rsidP="005C4DBE">
      <w:pPr>
        <w:pStyle w:val="ListParagraph"/>
        <w:numPr>
          <w:ilvl w:val="0"/>
          <w:numId w:val="19"/>
        </w:numPr>
        <w:spacing w:line="360" w:lineRule="auto"/>
        <w:rPr>
          <w:sz w:val="24"/>
          <w:rtl/>
        </w:rPr>
      </w:pPr>
      <w:r w:rsidRPr="00A97665">
        <w:rPr>
          <w:rFonts w:hint="cs"/>
          <w:sz w:val="24"/>
          <w:rtl/>
        </w:rPr>
        <w:t>سامانه نیاز به الگوریتم</w:t>
      </w:r>
      <w:r w:rsidR="005D62EF" w:rsidRPr="00A97665">
        <w:rPr>
          <w:rFonts w:hint="cs"/>
          <w:sz w:val="24"/>
          <w:rtl/>
        </w:rPr>
        <w:t>‌</w:t>
      </w:r>
      <w:r w:rsidRPr="00A97665">
        <w:rPr>
          <w:rFonts w:hint="cs"/>
          <w:sz w:val="24"/>
          <w:rtl/>
        </w:rPr>
        <w:t xml:space="preserve">های سنگین و زیاد </w:t>
      </w:r>
      <w:r w:rsidR="00C4582C" w:rsidRPr="00A97665">
        <w:rPr>
          <w:rFonts w:hint="cs"/>
          <w:sz w:val="24"/>
          <w:rtl/>
        </w:rPr>
        <w:t>نیز</w:t>
      </w:r>
      <w:r w:rsidRPr="00A97665">
        <w:rPr>
          <w:rFonts w:hint="cs"/>
          <w:sz w:val="24"/>
          <w:rtl/>
        </w:rPr>
        <w:t xml:space="preserve"> ندارد. </w:t>
      </w:r>
    </w:p>
    <w:p w14:paraId="0946C661" w14:textId="7FEEC4C0" w:rsidR="00E2458C" w:rsidRPr="00A97665" w:rsidRDefault="00E2458C" w:rsidP="005C4DBE">
      <w:pPr>
        <w:pStyle w:val="ListParagraph"/>
        <w:numPr>
          <w:ilvl w:val="0"/>
          <w:numId w:val="19"/>
        </w:numPr>
        <w:spacing w:line="360" w:lineRule="auto"/>
        <w:rPr>
          <w:sz w:val="24"/>
          <w:rtl/>
        </w:rPr>
      </w:pPr>
      <w:r w:rsidRPr="00A97665">
        <w:rPr>
          <w:rFonts w:hint="cs"/>
          <w:sz w:val="24"/>
          <w:rtl/>
        </w:rPr>
        <w:t>سامانه باید به تمام درخواست</w:t>
      </w:r>
      <w:r w:rsidR="001208A8" w:rsidRPr="00A97665">
        <w:rPr>
          <w:rFonts w:hint="cs"/>
          <w:sz w:val="24"/>
          <w:rtl/>
        </w:rPr>
        <w:t>‌های</w:t>
      </w:r>
      <w:r w:rsidRPr="00A97665">
        <w:rPr>
          <w:rFonts w:hint="cs"/>
          <w:sz w:val="24"/>
          <w:rtl/>
        </w:rPr>
        <w:t xml:space="preserve"> کاربران پاسخ مناسب </w:t>
      </w:r>
      <w:r w:rsidR="00E8351B" w:rsidRPr="00A97665">
        <w:rPr>
          <w:rFonts w:hint="cs"/>
          <w:sz w:val="24"/>
          <w:rtl/>
        </w:rPr>
        <w:t>بدهد</w:t>
      </w:r>
      <w:r w:rsidRPr="00A97665">
        <w:rPr>
          <w:rFonts w:hint="cs"/>
          <w:sz w:val="24"/>
          <w:rtl/>
        </w:rPr>
        <w:t>.</w:t>
      </w:r>
    </w:p>
    <w:p w14:paraId="7B3531D4" w14:textId="39979329" w:rsidR="00E2458C" w:rsidRPr="00A97665" w:rsidRDefault="00E2458C" w:rsidP="005C4DBE">
      <w:pPr>
        <w:pStyle w:val="ListParagraph"/>
        <w:numPr>
          <w:ilvl w:val="0"/>
          <w:numId w:val="19"/>
        </w:numPr>
        <w:spacing w:line="360" w:lineRule="auto"/>
        <w:rPr>
          <w:sz w:val="24"/>
          <w:rtl/>
        </w:rPr>
      </w:pPr>
      <w:r w:rsidRPr="00A97665">
        <w:rPr>
          <w:rFonts w:hint="cs"/>
          <w:sz w:val="24"/>
          <w:rtl/>
        </w:rPr>
        <w:t>این سیستم نیاز به تعامل با کاربر دارد.</w:t>
      </w:r>
    </w:p>
    <w:p w14:paraId="42C593DE" w14:textId="25557CF5" w:rsidR="00E2458C" w:rsidRPr="00A97665" w:rsidRDefault="00E2458C" w:rsidP="005C4DBE">
      <w:pPr>
        <w:pStyle w:val="ListParagraph"/>
        <w:numPr>
          <w:ilvl w:val="0"/>
          <w:numId w:val="19"/>
        </w:numPr>
        <w:spacing w:line="360" w:lineRule="auto"/>
        <w:rPr>
          <w:sz w:val="24"/>
          <w:rtl/>
        </w:rPr>
      </w:pPr>
      <w:r w:rsidRPr="00A97665">
        <w:rPr>
          <w:rFonts w:hint="cs"/>
          <w:sz w:val="24"/>
          <w:rtl/>
        </w:rPr>
        <w:t>به دلیل نیاز به ایجاد تغییرات احتمالی در داده</w:t>
      </w:r>
      <w:r w:rsidR="00CF4491" w:rsidRPr="00A97665">
        <w:rPr>
          <w:rFonts w:hint="cs"/>
          <w:sz w:val="24"/>
          <w:rtl/>
        </w:rPr>
        <w:t>‌</w:t>
      </w:r>
      <w:r w:rsidRPr="00A97665">
        <w:rPr>
          <w:rFonts w:hint="cs"/>
          <w:sz w:val="24"/>
          <w:rtl/>
        </w:rPr>
        <w:t>های ورودی به پایگاه‌داده، این امر بسیار مهم است که به ازای تغییر داده</w:t>
      </w:r>
      <w:r w:rsidR="001B3C34" w:rsidRPr="00A97665">
        <w:rPr>
          <w:sz w:val="24"/>
        </w:rPr>
        <w:t>‎</w:t>
      </w:r>
      <w:r w:rsidRPr="00A97665">
        <w:rPr>
          <w:rFonts w:hint="cs"/>
          <w:sz w:val="24"/>
          <w:rtl/>
        </w:rPr>
        <w:t>ها، نیاز به تغییر در سیستم پایگاه‌داده نباشد.</w:t>
      </w:r>
    </w:p>
    <w:p w14:paraId="30C67D3F" w14:textId="763196C0" w:rsidR="00E2458C" w:rsidRPr="00A97665" w:rsidRDefault="00E2458C" w:rsidP="005C4DBE">
      <w:pPr>
        <w:pStyle w:val="ListParagraph"/>
        <w:numPr>
          <w:ilvl w:val="0"/>
          <w:numId w:val="19"/>
        </w:numPr>
        <w:spacing w:line="360" w:lineRule="auto"/>
        <w:rPr>
          <w:sz w:val="24"/>
          <w:rtl/>
        </w:rPr>
      </w:pPr>
      <w:r w:rsidRPr="00A97665">
        <w:rPr>
          <w:rFonts w:hint="cs"/>
          <w:sz w:val="24"/>
          <w:rtl/>
        </w:rPr>
        <w:t>به دلیل نیاز به پشتیبانی سیستم و نیاز به ایجاد تغییرات احتمالی در سیستم باید زیر سیستم</w:t>
      </w:r>
      <w:r w:rsidR="008740A8" w:rsidRPr="00A97665">
        <w:rPr>
          <w:rFonts w:hint="cs"/>
          <w:sz w:val="24"/>
          <w:rtl/>
        </w:rPr>
        <w:t>‌</w:t>
      </w:r>
      <w:r w:rsidRPr="00A97665">
        <w:rPr>
          <w:rFonts w:hint="cs"/>
          <w:sz w:val="24"/>
          <w:rtl/>
        </w:rPr>
        <w:t>ها به صورت زیرسیستم</w:t>
      </w:r>
      <w:r w:rsidR="00D22BAA" w:rsidRPr="00A97665">
        <w:rPr>
          <w:rFonts w:hint="cs"/>
          <w:sz w:val="24"/>
          <w:rtl/>
        </w:rPr>
        <w:t>‌</w:t>
      </w:r>
      <w:r w:rsidRPr="00A97665">
        <w:rPr>
          <w:rFonts w:hint="cs"/>
          <w:sz w:val="24"/>
          <w:rtl/>
        </w:rPr>
        <w:t xml:space="preserve">های مجزا و </w:t>
      </w:r>
      <w:r w:rsidR="00310E17" w:rsidRPr="00A97665">
        <w:rPr>
          <w:rFonts w:hint="cs"/>
          <w:sz w:val="24"/>
          <w:rtl/>
        </w:rPr>
        <w:t xml:space="preserve">با </w:t>
      </w:r>
      <w:r w:rsidRPr="00A97665">
        <w:rPr>
          <w:rFonts w:hint="cs"/>
          <w:sz w:val="24"/>
          <w:rtl/>
        </w:rPr>
        <w:t>وابستگی کم طراحی شو</w:t>
      </w:r>
      <w:r w:rsidR="002158E2" w:rsidRPr="00A97665">
        <w:rPr>
          <w:rFonts w:hint="cs"/>
          <w:sz w:val="24"/>
          <w:rtl/>
        </w:rPr>
        <w:t>ن</w:t>
      </w:r>
      <w:r w:rsidRPr="00A97665">
        <w:rPr>
          <w:rFonts w:hint="cs"/>
          <w:sz w:val="24"/>
          <w:rtl/>
        </w:rPr>
        <w:t>د.</w:t>
      </w:r>
    </w:p>
    <w:p w14:paraId="49BFAC4F" w14:textId="060B5133" w:rsidR="00E2458C" w:rsidRPr="00A97665" w:rsidRDefault="00E2458C" w:rsidP="005C4DBE">
      <w:pPr>
        <w:pStyle w:val="ListParagraph"/>
        <w:numPr>
          <w:ilvl w:val="0"/>
          <w:numId w:val="19"/>
        </w:numPr>
        <w:spacing w:line="360" w:lineRule="auto"/>
        <w:rPr>
          <w:sz w:val="24"/>
          <w:rtl/>
        </w:rPr>
      </w:pPr>
      <w:r w:rsidRPr="00A97665">
        <w:rPr>
          <w:rFonts w:hint="cs"/>
          <w:sz w:val="24"/>
          <w:rtl/>
        </w:rPr>
        <w:t>برای اطمینان از صحت و درستی اطلاعات دریافت شده از کاربر قبل از ثبت در پایگاه داده، نیاز به صحت</w:t>
      </w:r>
      <w:r w:rsidR="00A16362" w:rsidRPr="00A97665">
        <w:rPr>
          <w:rFonts w:hint="cs"/>
          <w:sz w:val="24"/>
          <w:rtl/>
        </w:rPr>
        <w:t>‌</w:t>
      </w:r>
      <w:r w:rsidRPr="00A97665">
        <w:rPr>
          <w:rFonts w:hint="cs"/>
          <w:sz w:val="24"/>
          <w:rtl/>
        </w:rPr>
        <w:t>سنجی اطلاعات می</w:t>
      </w:r>
      <w:r w:rsidR="00FF284D">
        <w:rPr>
          <w:rFonts w:hint="cs"/>
          <w:sz w:val="24"/>
          <w:rtl/>
        </w:rPr>
        <w:t>‌</w:t>
      </w:r>
      <w:r w:rsidRPr="00A97665">
        <w:rPr>
          <w:rFonts w:hint="cs"/>
          <w:sz w:val="24"/>
          <w:rtl/>
        </w:rPr>
        <w:t xml:space="preserve">باشد. </w:t>
      </w:r>
    </w:p>
    <w:p w14:paraId="5942250B" w14:textId="2BAB5899" w:rsidR="00E2458C" w:rsidRPr="00A97665" w:rsidRDefault="00E2458C" w:rsidP="005C4DBE">
      <w:pPr>
        <w:pStyle w:val="ListParagraph"/>
        <w:numPr>
          <w:ilvl w:val="0"/>
          <w:numId w:val="19"/>
        </w:numPr>
        <w:spacing w:line="360" w:lineRule="auto"/>
        <w:rPr>
          <w:sz w:val="24"/>
          <w:rtl/>
        </w:rPr>
      </w:pPr>
      <w:r w:rsidRPr="00A97665">
        <w:rPr>
          <w:rFonts w:hint="cs"/>
          <w:sz w:val="24"/>
          <w:rtl/>
        </w:rPr>
        <w:t>سامانه ساوا برای کنترل سطح</w:t>
      </w:r>
      <w:r w:rsidR="0004096C" w:rsidRPr="00A97665">
        <w:rPr>
          <w:rFonts w:hint="cs"/>
          <w:sz w:val="24"/>
          <w:rtl/>
        </w:rPr>
        <w:t>‌</w:t>
      </w:r>
      <w:r w:rsidRPr="00A97665">
        <w:rPr>
          <w:rFonts w:hint="cs"/>
          <w:sz w:val="24"/>
          <w:rtl/>
        </w:rPr>
        <w:t>دسترسی کاربران نیاز به یک واحد جهت کنترل این امر دارد.</w:t>
      </w:r>
    </w:p>
    <w:p w14:paraId="599408BC" w14:textId="77777777" w:rsidR="00E2458C" w:rsidRPr="00A028A3" w:rsidRDefault="00E2458C" w:rsidP="00642770">
      <w:pPr>
        <w:pStyle w:val="Heading3"/>
        <w:numPr>
          <w:ilvl w:val="0"/>
          <w:numId w:val="29"/>
        </w:numPr>
        <w:rPr>
          <w:rtl/>
        </w:rPr>
      </w:pPr>
      <w:bookmarkStart w:id="43" w:name="_Toc59664224"/>
      <w:r w:rsidRPr="00F9124E">
        <w:rPr>
          <w:rFonts w:hint="cs"/>
          <w:rtl/>
        </w:rPr>
        <w:t>تعیین نوع سیستم</w:t>
      </w:r>
      <w:bookmarkEnd w:id="43"/>
    </w:p>
    <w:p w14:paraId="2B329605" w14:textId="7990EAB9" w:rsidR="00E2458C" w:rsidRDefault="00E2458C" w:rsidP="00DA3FF9">
      <w:pPr>
        <w:spacing w:line="360" w:lineRule="auto"/>
        <w:rPr>
          <w:sz w:val="24"/>
          <w:rtl/>
        </w:rPr>
      </w:pPr>
      <w:r>
        <w:rPr>
          <w:rFonts w:hint="cs"/>
          <w:sz w:val="24"/>
          <w:rtl/>
        </w:rPr>
        <w:t>تعامل بین سامانه ساوا و کنشگر (کاربران) برای انجام فرایند انتخاب واحد، از یک دنباله تقریبا ثابت از درخواست</w:t>
      </w:r>
      <w:r w:rsidR="000106CF">
        <w:rPr>
          <w:rFonts w:hint="cs"/>
          <w:sz w:val="24"/>
          <w:rtl/>
        </w:rPr>
        <w:t>‌</w:t>
      </w:r>
      <w:r>
        <w:rPr>
          <w:rFonts w:hint="cs"/>
          <w:sz w:val="24"/>
          <w:rtl/>
        </w:rPr>
        <w:t>هایی نظیر برنامه</w:t>
      </w:r>
      <w:r w:rsidR="009B6835">
        <w:rPr>
          <w:rFonts w:hint="cs"/>
          <w:sz w:val="24"/>
          <w:rtl/>
        </w:rPr>
        <w:t>‌</w:t>
      </w:r>
      <w:r>
        <w:rPr>
          <w:rFonts w:hint="cs"/>
          <w:sz w:val="24"/>
          <w:rtl/>
        </w:rPr>
        <w:t>ریزی، عملیات ثبت</w:t>
      </w:r>
      <w:r w:rsidR="0009604D">
        <w:rPr>
          <w:rFonts w:hint="cs"/>
          <w:sz w:val="24"/>
          <w:rtl/>
        </w:rPr>
        <w:t>‌</w:t>
      </w:r>
      <w:r>
        <w:rPr>
          <w:rFonts w:hint="cs"/>
          <w:sz w:val="24"/>
          <w:rtl/>
        </w:rPr>
        <w:t>نام مقدماتی، عملیات ثبت</w:t>
      </w:r>
      <w:r w:rsidR="002C4177">
        <w:rPr>
          <w:rFonts w:hint="cs"/>
          <w:sz w:val="24"/>
          <w:rtl/>
        </w:rPr>
        <w:t>‌</w:t>
      </w:r>
      <w:r>
        <w:rPr>
          <w:rFonts w:hint="cs"/>
          <w:sz w:val="24"/>
          <w:rtl/>
        </w:rPr>
        <w:t>نام اصلی و ترمیم و در مقابل، پاسخ</w:t>
      </w:r>
      <w:r w:rsidR="00A005C5">
        <w:rPr>
          <w:rFonts w:hint="cs"/>
          <w:sz w:val="24"/>
          <w:rtl/>
        </w:rPr>
        <w:t>‌</w:t>
      </w:r>
      <w:r>
        <w:rPr>
          <w:rFonts w:hint="cs"/>
          <w:sz w:val="24"/>
          <w:rtl/>
        </w:rPr>
        <w:t>های سیستم تشکیل می</w:t>
      </w:r>
      <w:r w:rsidR="00E8505E">
        <w:rPr>
          <w:rFonts w:hint="cs"/>
          <w:sz w:val="24"/>
          <w:rtl/>
        </w:rPr>
        <w:t>‌</w:t>
      </w:r>
      <w:r>
        <w:rPr>
          <w:rFonts w:hint="cs"/>
          <w:sz w:val="24"/>
          <w:rtl/>
        </w:rPr>
        <w:t>شود. این سامانه باید به تمام درخواست</w:t>
      </w:r>
      <w:r w:rsidR="004C7AB3">
        <w:rPr>
          <w:rFonts w:hint="cs"/>
          <w:sz w:val="24"/>
          <w:rtl/>
        </w:rPr>
        <w:t>‌</w:t>
      </w:r>
      <w:r>
        <w:rPr>
          <w:rFonts w:hint="cs"/>
          <w:sz w:val="24"/>
          <w:rtl/>
        </w:rPr>
        <w:t xml:space="preserve">های کنشگرها پاسخ بدهد. </w:t>
      </w:r>
      <w:r w:rsidRPr="00595391">
        <w:rPr>
          <w:rFonts w:hint="cs"/>
          <w:sz w:val="24"/>
          <w:rtl/>
        </w:rPr>
        <w:t>این سیستم در هر نشستی که برقرار می</w:t>
      </w:r>
      <w:r w:rsidR="00C758AD">
        <w:rPr>
          <w:rFonts w:hint="cs"/>
          <w:sz w:val="24"/>
          <w:rtl/>
        </w:rPr>
        <w:t>‌</w:t>
      </w:r>
      <w:r w:rsidRPr="00595391">
        <w:rPr>
          <w:rFonts w:hint="cs"/>
          <w:sz w:val="24"/>
          <w:rtl/>
        </w:rPr>
        <w:t>کند تنها می</w:t>
      </w:r>
      <w:r w:rsidR="0017661D">
        <w:rPr>
          <w:rFonts w:hint="cs"/>
          <w:sz w:val="24"/>
          <w:rtl/>
        </w:rPr>
        <w:t>‌</w:t>
      </w:r>
      <w:r w:rsidRPr="00595391">
        <w:rPr>
          <w:rFonts w:hint="cs"/>
          <w:sz w:val="24"/>
          <w:rtl/>
        </w:rPr>
        <w:t>تواند با یک کنشگر در ارتباط باشد.</w:t>
      </w:r>
      <w:r>
        <w:rPr>
          <w:rFonts w:hint="cs"/>
          <w:sz w:val="24"/>
          <w:rtl/>
        </w:rPr>
        <w:t xml:space="preserve"> همچنین موجودیت</w:t>
      </w:r>
      <w:r w:rsidR="00560A3E">
        <w:rPr>
          <w:rFonts w:hint="cs"/>
          <w:sz w:val="24"/>
          <w:rtl/>
        </w:rPr>
        <w:t>‌</w:t>
      </w:r>
      <w:r>
        <w:rPr>
          <w:rFonts w:hint="cs"/>
          <w:sz w:val="24"/>
          <w:rtl/>
        </w:rPr>
        <w:t>های خارجی این سامانه، انسان</w:t>
      </w:r>
      <w:r w:rsidR="00560A3E">
        <w:rPr>
          <w:rFonts w:hint="cs"/>
          <w:sz w:val="24"/>
          <w:rtl/>
        </w:rPr>
        <w:t>‌</w:t>
      </w:r>
      <w:r>
        <w:rPr>
          <w:rFonts w:hint="cs"/>
          <w:sz w:val="24"/>
          <w:rtl/>
        </w:rPr>
        <w:t>ها هستند که همان کنشگرهای سیستم محسوب می</w:t>
      </w:r>
      <w:r w:rsidR="002B726F">
        <w:rPr>
          <w:rFonts w:hint="cs"/>
          <w:sz w:val="24"/>
          <w:rtl/>
        </w:rPr>
        <w:t>‌</w:t>
      </w:r>
      <w:r>
        <w:rPr>
          <w:rFonts w:hint="cs"/>
          <w:sz w:val="24"/>
          <w:rtl/>
        </w:rPr>
        <w:t>شوند. تعامل کاربر ما از ابتدایی</w:t>
      </w:r>
      <w:r w:rsidR="006D2D71">
        <w:rPr>
          <w:rFonts w:hint="cs"/>
          <w:sz w:val="24"/>
          <w:rtl/>
        </w:rPr>
        <w:t>‌</w:t>
      </w:r>
      <w:r>
        <w:rPr>
          <w:rFonts w:hint="cs"/>
          <w:sz w:val="24"/>
          <w:rtl/>
        </w:rPr>
        <w:t>ترین مرحله که برنامه</w:t>
      </w:r>
      <w:r w:rsidR="004A1353">
        <w:rPr>
          <w:rFonts w:hint="cs"/>
          <w:sz w:val="24"/>
          <w:rtl/>
        </w:rPr>
        <w:t>‌</w:t>
      </w:r>
      <w:r>
        <w:rPr>
          <w:rFonts w:hint="cs"/>
          <w:sz w:val="24"/>
          <w:rtl/>
        </w:rPr>
        <w:t>ریزی می</w:t>
      </w:r>
      <w:r w:rsidR="00430278">
        <w:rPr>
          <w:rFonts w:hint="cs"/>
          <w:sz w:val="24"/>
          <w:rtl/>
        </w:rPr>
        <w:t>‌</w:t>
      </w:r>
      <w:r>
        <w:rPr>
          <w:rFonts w:hint="cs"/>
          <w:sz w:val="24"/>
          <w:rtl/>
        </w:rPr>
        <w:t>باشد، شروع شده و تا عملیات ترمیم که آخرین مرحله است، ادامه می</w:t>
      </w:r>
      <w:r w:rsidR="007A09FF">
        <w:rPr>
          <w:rFonts w:hint="cs"/>
          <w:sz w:val="24"/>
          <w:rtl/>
        </w:rPr>
        <w:t>‌</w:t>
      </w:r>
      <w:r>
        <w:rPr>
          <w:rFonts w:hint="cs"/>
          <w:sz w:val="24"/>
          <w:rtl/>
        </w:rPr>
        <w:t>یابد. کاربر ما با سامانه، نوعی رابطه مشتری-خادم از خود نشان می</w:t>
      </w:r>
      <w:r w:rsidR="00E124BF">
        <w:rPr>
          <w:rFonts w:hint="cs"/>
          <w:sz w:val="24"/>
          <w:rtl/>
        </w:rPr>
        <w:t>‌</w:t>
      </w:r>
      <w:r>
        <w:rPr>
          <w:rFonts w:hint="cs"/>
          <w:sz w:val="24"/>
          <w:rtl/>
        </w:rPr>
        <w:t>دهد؛ زیرا کاربر ما عملیات انتخاب واحد را از سامانه درخواست کرده و سامانه خدمات خواسته شده را به کاربر ارائه می</w:t>
      </w:r>
      <w:r w:rsidR="00A042CF">
        <w:rPr>
          <w:rFonts w:hint="cs"/>
          <w:sz w:val="24"/>
          <w:rtl/>
        </w:rPr>
        <w:t>‌</w:t>
      </w:r>
      <w:r>
        <w:rPr>
          <w:rFonts w:hint="cs"/>
          <w:sz w:val="24"/>
          <w:rtl/>
        </w:rPr>
        <w:t>دهد. فرایند کلی سامانه بصورت گام</w:t>
      </w:r>
      <w:r w:rsidR="00975376">
        <w:rPr>
          <w:rFonts w:hint="cs"/>
          <w:sz w:val="24"/>
          <w:rtl/>
        </w:rPr>
        <w:t>‌</w:t>
      </w:r>
      <w:r>
        <w:rPr>
          <w:rFonts w:hint="cs"/>
          <w:sz w:val="24"/>
          <w:rtl/>
        </w:rPr>
        <w:t>به</w:t>
      </w:r>
      <w:r w:rsidR="00975376">
        <w:rPr>
          <w:rFonts w:hint="cs"/>
          <w:sz w:val="24"/>
          <w:rtl/>
        </w:rPr>
        <w:t>‌</w:t>
      </w:r>
      <w:r>
        <w:rPr>
          <w:rFonts w:hint="cs"/>
          <w:sz w:val="24"/>
          <w:rtl/>
        </w:rPr>
        <w:t>گام می</w:t>
      </w:r>
      <w:r w:rsidR="000B2D80">
        <w:rPr>
          <w:rFonts w:hint="cs"/>
          <w:sz w:val="24"/>
          <w:rtl/>
        </w:rPr>
        <w:t>‌</w:t>
      </w:r>
      <w:r>
        <w:rPr>
          <w:rFonts w:hint="cs"/>
          <w:sz w:val="24"/>
          <w:rtl/>
        </w:rPr>
        <w:t>باشد و از این روی، پیشرفت فرایند انتخاب واحد برای کاربر کاملا مشهود است.</w:t>
      </w:r>
    </w:p>
    <w:p w14:paraId="4EB21076" w14:textId="30AEBEBA" w:rsidR="00E2458C" w:rsidRDefault="00E2458C" w:rsidP="00642770">
      <w:pPr>
        <w:pStyle w:val="Heading3"/>
        <w:numPr>
          <w:ilvl w:val="0"/>
          <w:numId w:val="29"/>
        </w:numPr>
        <w:rPr>
          <w:rtl/>
        </w:rPr>
      </w:pPr>
      <w:bookmarkStart w:id="44" w:name="_Toc59664225"/>
      <w:r w:rsidRPr="003208DA">
        <w:rPr>
          <w:rFonts w:hint="cs"/>
          <w:szCs w:val="26"/>
          <w:rtl/>
        </w:rPr>
        <w:t>استفاده</w:t>
      </w:r>
      <w:r>
        <w:rPr>
          <w:rFonts w:hint="cs"/>
          <w:rtl/>
        </w:rPr>
        <w:t xml:space="preserve"> از سبک</w:t>
      </w:r>
      <w:r w:rsidR="00901EB9">
        <w:rPr>
          <w:rFonts w:hint="cs"/>
          <w:rtl/>
        </w:rPr>
        <w:t>‌</w:t>
      </w:r>
      <w:r>
        <w:rPr>
          <w:rFonts w:hint="cs"/>
          <w:rtl/>
        </w:rPr>
        <w:t>های معماری</w:t>
      </w:r>
      <w:bookmarkEnd w:id="44"/>
    </w:p>
    <w:p w14:paraId="13ED736F" w14:textId="65799645" w:rsidR="00E2458C" w:rsidRDefault="00E2458C" w:rsidP="00DA3FF9">
      <w:pPr>
        <w:spacing w:line="360" w:lineRule="auto"/>
        <w:rPr>
          <w:sz w:val="24"/>
          <w:rtl/>
        </w:rPr>
      </w:pPr>
      <w:r>
        <w:rPr>
          <w:rFonts w:hint="cs"/>
          <w:sz w:val="24"/>
          <w:rtl/>
        </w:rPr>
        <w:t>با توجه به اینکه نوع سیستم سامانه ما تعاملی بوده، بهترین و معمول</w:t>
      </w:r>
      <w:r w:rsidR="00CE61C6">
        <w:rPr>
          <w:rFonts w:hint="cs"/>
          <w:sz w:val="24"/>
          <w:rtl/>
        </w:rPr>
        <w:t>‌</w:t>
      </w:r>
      <w:r>
        <w:rPr>
          <w:rFonts w:hint="cs"/>
          <w:sz w:val="24"/>
          <w:rtl/>
        </w:rPr>
        <w:t xml:space="preserve">ترین سبک معماری برای این نوع سامانه، معماری </w:t>
      </w:r>
      <w:r w:rsidR="00506D0A">
        <w:rPr>
          <w:rFonts w:hint="cs"/>
          <w:sz w:val="24"/>
          <w:rtl/>
        </w:rPr>
        <w:t>سه لایه</w:t>
      </w:r>
      <w:r>
        <w:rPr>
          <w:rFonts w:hint="cs"/>
          <w:sz w:val="24"/>
          <w:rtl/>
        </w:rPr>
        <w:t xml:space="preserve"> می</w:t>
      </w:r>
      <w:r w:rsidR="00B43934">
        <w:rPr>
          <w:rFonts w:hint="cs"/>
          <w:sz w:val="24"/>
          <w:rtl/>
        </w:rPr>
        <w:t>‌</w:t>
      </w:r>
      <w:r>
        <w:rPr>
          <w:rFonts w:hint="cs"/>
          <w:sz w:val="24"/>
          <w:rtl/>
        </w:rPr>
        <w:t>باشد که با ویژگی</w:t>
      </w:r>
      <w:r w:rsidR="000C24C4">
        <w:rPr>
          <w:rFonts w:hint="cs"/>
          <w:sz w:val="24"/>
          <w:rtl/>
        </w:rPr>
        <w:t>‌</w:t>
      </w:r>
      <w:r>
        <w:rPr>
          <w:rFonts w:hint="cs"/>
          <w:sz w:val="24"/>
          <w:rtl/>
        </w:rPr>
        <w:t>های سامانه ما همخوانی دارد. این سامانه از لایه</w:t>
      </w:r>
      <w:r w:rsidR="006323E0">
        <w:rPr>
          <w:rFonts w:hint="cs"/>
          <w:sz w:val="24"/>
          <w:rtl/>
        </w:rPr>
        <w:t>‌</w:t>
      </w:r>
      <w:r>
        <w:rPr>
          <w:rFonts w:hint="cs"/>
          <w:sz w:val="24"/>
          <w:rtl/>
        </w:rPr>
        <w:t xml:space="preserve">های واسط گرافیکی، </w:t>
      </w:r>
      <w:r w:rsidR="00B87593">
        <w:rPr>
          <w:rFonts w:hint="cs"/>
          <w:sz w:val="24"/>
          <w:rtl/>
        </w:rPr>
        <w:t xml:space="preserve">منطق که خود شامل دو زیرسیستم کنترلگر و انتخاب </w:t>
      </w:r>
      <w:r w:rsidR="00B87593">
        <w:rPr>
          <w:rFonts w:hint="cs"/>
          <w:sz w:val="24"/>
          <w:rtl/>
        </w:rPr>
        <w:lastRenderedPageBreak/>
        <w:t xml:space="preserve">واحد </w:t>
      </w:r>
      <w:r>
        <w:rPr>
          <w:rFonts w:hint="cs"/>
          <w:sz w:val="24"/>
          <w:rtl/>
        </w:rPr>
        <w:t>و</w:t>
      </w:r>
      <w:r w:rsidR="00D23320">
        <w:rPr>
          <w:rFonts w:hint="cs"/>
          <w:sz w:val="24"/>
          <w:rtl/>
        </w:rPr>
        <w:t xml:space="preserve"> لایه</w:t>
      </w:r>
      <w:r>
        <w:rPr>
          <w:rFonts w:hint="cs"/>
          <w:sz w:val="24"/>
          <w:rtl/>
        </w:rPr>
        <w:t xml:space="preserve"> </w:t>
      </w:r>
      <w:r w:rsidR="00B87593">
        <w:rPr>
          <w:rFonts w:hint="cs"/>
          <w:sz w:val="24"/>
          <w:rtl/>
        </w:rPr>
        <w:t xml:space="preserve">داده که </w:t>
      </w:r>
      <w:r w:rsidR="00B63AE4">
        <w:rPr>
          <w:rFonts w:hint="cs"/>
          <w:sz w:val="24"/>
          <w:rtl/>
        </w:rPr>
        <w:t>شامل</w:t>
      </w:r>
      <w:r w:rsidR="00B87593">
        <w:rPr>
          <w:rFonts w:hint="cs"/>
          <w:sz w:val="24"/>
          <w:rtl/>
        </w:rPr>
        <w:t xml:space="preserve"> زیرسیستم </w:t>
      </w:r>
      <w:r>
        <w:rPr>
          <w:rFonts w:hint="cs"/>
          <w:sz w:val="24"/>
          <w:rtl/>
        </w:rPr>
        <w:t>پایگاه</w:t>
      </w:r>
      <w:r w:rsidR="009D36C5">
        <w:rPr>
          <w:rFonts w:hint="cs"/>
          <w:sz w:val="24"/>
          <w:rtl/>
        </w:rPr>
        <w:t>‌</w:t>
      </w:r>
      <w:r>
        <w:rPr>
          <w:rFonts w:hint="cs"/>
          <w:sz w:val="24"/>
          <w:rtl/>
        </w:rPr>
        <w:t xml:space="preserve">داده </w:t>
      </w:r>
      <w:r w:rsidR="00B63AE4">
        <w:rPr>
          <w:rFonts w:hint="cs"/>
          <w:sz w:val="24"/>
          <w:rtl/>
        </w:rPr>
        <w:t xml:space="preserve">می‌باشد، </w:t>
      </w:r>
      <w:r>
        <w:rPr>
          <w:rFonts w:hint="cs"/>
          <w:sz w:val="24"/>
          <w:rtl/>
        </w:rPr>
        <w:t>تشکیل شده است. هر کدام از این لایه</w:t>
      </w:r>
      <w:r w:rsidR="00361C4E">
        <w:rPr>
          <w:rFonts w:hint="cs"/>
          <w:sz w:val="24"/>
          <w:rtl/>
        </w:rPr>
        <w:t>‌</w:t>
      </w:r>
      <w:r w:rsidR="00DD343F">
        <w:rPr>
          <w:rFonts w:hint="cs"/>
          <w:sz w:val="24"/>
          <w:rtl/>
        </w:rPr>
        <w:t>ها</w:t>
      </w:r>
      <w:r>
        <w:rPr>
          <w:rFonts w:hint="cs"/>
          <w:sz w:val="24"/>
          <w:rtl/>
        </w:rPr>
        <w:t xml:space="preserve"> فقط می</w:t>
      </w:r>
      <w:r w:rsidR="008E4A3D">
        <w:rPr>
          <w:rFonts w:hint="cs"/>
          <w:sz w:val="24"/>
          <w:rtl/>
        </w:rPr>
        <w:t>‌</w:t>
      </w:r>
      <w:r>
        <w:rPr>
          <w:rFonts w:hint="cs"/>
          <w:sz w:val="24"/>
          <w:rtl/>
        </w:rPr>
        <w:t>توانند به لایه</w:t>
      </w:r>
      <w:r w:rsidR="00DC291D">
        <w:rPr>
          <w:rFonts w:hint="cs"/>
          <w:sz w:val="24"/>
          <w:rtl/>
        </w:rPr>
        <w:t>‌</w:t>
      </w:r>
      <w:r>
        <w:rPr>
          <w:rFonts w:hint="cs"/>
          <w:sz w:val="24"/>
          <w:rtl/>
        </w:rPr>
        <w:t>های پایین</w:t>
      </w:r>
      <w:r w:rsidR="00864FAB">
        <w:rPr>
          <w:rFonts w:hint="cs"/>
          <w:sz w:val="24"/>
          <w:rtl/>
        </w:rPr>
        <w:t>‌</w:t>
      </w:r>
      <w:r>
        <w:rPr>
          <w:rFonts w:hint="cs"/>
          <w:sz w:val="24"/>
          <w:rtl/>
        </w:rPr>
        <w:t>تر از خود درخواست ارسال کنند.</w:t>
      </w:r>
    </w:p>
    <w:p w14:paraId="17722485" w14:textId="069EE10C" w:rsidR="00E2458C" w:rsidRDefault="00E2458C" w:rsidP="00642770">
      <w:pPr>
        <w:pStyle w:val="Heading3"/>
        <w:numPr>
          <w:ilvl w:val="0"/>
          <w:numId w:val="29"/>
        </w:numPr>
        <w:rPr>
          <w:rtl/>
        </w:rPr>
      </w:pPr>
      <w:bookmarkStart w:id="45" w:name="_Toc59664226"/>
      <w:r>
        <w:rPr>
          <w:rFonts w:hint="cs"/>
          <w:rtl/>
        </w:rPr>
        <w:t>تعیین واسط</w:t>
      </w:r>
      <w:r w:rsidR="00A90B1A">
        <w:rPr>
          <w:rFonts w:hint="cs"/>
          <w:rtl/>
        </w:rPr>
        <w:t>‌</w:t>
      </w:r>
      <w:r>
        <w:rPr>
          <w:rFonts w:hint="cs"/>
          <w:rtl/>
        </w:rPr>
        <w:t>ها و عملیات زیرسیستم</w:t>
      </w:r>
      <w:bookmarkEnd w:id="45"/>
    </w:p>
    <w:p w14:paraId="00A5BD34" w14:textId="37E750D7" w:rsidR="00B97EA2" w:rsidRPr="00B97EA2" w:rsidRDefault="00B97EA2" w:rsidP="00B97EA2">
      <w:pPr>
        <w:rPr>
          <w:rtl/>
        </w:rPr>
      </w:pPr>
      <w:r>
        <w:rPr>
          <w:rFonts w:hint="cs"/>
          <w:rtl/>
        </w:rPr>
        <w:t>عملیات زیرسیستم‌ها به شرح زیر می‌باشند:</w:t>
      </w:r>
    </w:p>
    <w:p w14:paraId="10EFC8D4" w14:textId="7740E104" w:rsidR="00E2458C" w:rsidRPr="00163EAD" w:rsidRDefault="00E2458C" w:rsidP="005C4DBE">
      <w:pPr>
        <w:pStyle w:val="ListParagraph"/>
        <w:numPr>
          <w:ilvl w:val="0"/>
          <w:numId w:val="20"/>
        </w:numPr>
        <w:spacing w:line="360" w:lineRule="auto"/>
        <w:rPr>
          <w:sz w:val="24"/>
          <w:rtl/>
        </w:rPr>
      </w:pPr>
      <w:r w:rsidRPr="00163EAD">
        <w:rPr>
          <w:rFonts w:hint="cs"/>
          <w:sz w:val="24"/>
          <w:rtl/>
        </w:rPr>
        <w:t xml:space="preserve">لایه </w:t>
      </w:r>
      <w:r w:rsidRPr="00163EAD">
        <w:rPr>
          <w:sz w:val="24"/>
        </w:rPr>
        <w:t>Presentation</w:t>
      </w:r>
      <w:r w:rsidRPr="00163EAD">
        <w:rPr>
          <w:rFonts w:hint="cs"/>
          <w:sz w:val="24"/>
          <w:rtl/>
        </w:rPr>
        <w:t>: این لایه، ورودی</w:t>
      </w:r>
      <w:r w:rsidR="00450A1F" w:rsidRPr="00163EAD">
        <w:rPr>
          <w:rFonts w:hint="cs"/>
          <w:sz w:val="24"/>
          <w:rtl/>
        </w:rPr>
        <w:t>‌</w:t>
      </w:r>
      <w:r w:rsidRPr="00163EAD">
        <w:rPr>
          <w:rFonts w:hint="cs"/>
          <w:sz w:val="24"/>
          <w:rtl/>
        </w:rPr>
        <w:t xml:space="preserve">های موردنیاز را از کاربر گرفته و به لایه ی </w:t>
      </w:r>
      <w:r w:rsidRPr="00163EAD">
        <w:rPr>
          <w:sz w:val="24"/>
        </w:rPr>
        <w:t>Logic</w:t>
      </w:r>
      <w:r w:rsidRPr="00163EAD">
        <w:rPr>
          <w:rFonts w:hint="cs"/>
          <w:sz w:val="24"/>
          <w:rtl/>
        </w:rPr>
        <w:t xml:space="preserve"> انتقال می</w:t>
      </w:r>
      <w:r w:rsidR="00024A90" w:rsidRPr="00163EAD">
        <w:rPr>
          <w:rFonts w:hint="cs"/>
          <w:sz w:val="24"/>
          <w:rtl/>
        </w:rPr>
        <w:t>‌</w:t>
      </w:r>
      <w:r w:rsidRPr="00163EAD">
        <w:rPr>
          <w:rFonts w:hint="cs"/>
          <w:sz w:val="24"/>
          <w:rtl/>
        </w:rPr>
        <w:t xml:space="preserve">دهد. این لایه وظیفه نمایش تمام اطلاعات پردازش شده در لایه </w:t>
      </w:r>
      <w:r w:rsidRPr="00163EAD">
        <w:rPr>
          <w:sz w:val="24"/>
        </w:rPr>
        <w:t>Logic</w:t>
      </w:r>
      <w:r w:rsidRPr="00163EAD">
        <w:rPr>
          <w:rFonts w:hint="cs"/>
          <w:sz w:val="24"/>
          <w:rtl/>
        </w:rPr>
        <w:t xml:space="preserve"> را بر عهده دارد. این لایه نیز برنامه</w:t>
      </w:r>
      <w:r w:rsidR="002A29F5" w:rsidRPr="00163EAD">
        <w:rPr>
          <w:rFonts w:hint="cs"/>
          <w:sz w:val="24"/>
          <w:rtl/>
        </w:rPr>
        <w:t>‌</w:t>
      </w:r>
      <w:r w:rsidRPr="00163EAD">
        <w:rPr>
          <w:rFonts w:hint="cs"/>
          <w:sz w:val="24"/>
          <w:rtl/>
        </w:rPr>
        <w:t>های پیشنهادی به دانشجو را بر اساس ورودی</w:t>
      </w:r>
      <w:r w:rsidR="005865BA" w:rsidRPr="00163EAD">
        <w:rPr>
          <w:rFonts w:hint="cs"/>
          <w:sz w:val="24"/>
          <w:rtl/>
        </w:rPr>
        <w:t>‌</w:t>
      </w:r>
      <w:r w:rsidRPr="00163EAD">
        <w:rPr>
          <w:rFonts w:hint="cs"/>
          <w:sz w:val="24"/>
          <w:rtl/>
        </w:rPr>
        <w:t>های دریافت شده از کاربر، پردازش و نمایش می</w:t>
      </w:r>
      <w:r w:rsidR="00B46284" w:rsidRPr="00163EAD">
        <w:rPr>
          <w:rFonts w:hint="cs"/>
          <w:sz w:val="24"/>
          <w:rtl/>
        </w:rPr>
        <w:t>‌</w:t>
      </w:r>
      <w:r w:rsidR="00840261" w:rsidRPr="00163EAD">
        <w:rPr>
          <w:rFonts w:hint="cs"/>
          <w:sz w:val="24"/>
          <w:rtl/>
        </w:rPr>
        <w:t>‌</w:t>
      </w:r>
      <w:r w:rsidRPr="00163EAD">
        <w:rPr>
          <w:rFonts w:hint="cs"/>
          <w:sz w:val="24"/>
          <w:rtl/>
        </w:rPr>
        <w:t>دهد.</w:t>
      </w:r>
    </w:p>
    <w:p w14:paraId="59F81D91" w14:textId="592270A3" w:rsidR="00E2458C" w:rsidRPr="00163EAD" w:rsidRDefault="00E2458C" w:rsidP="005C4DBE">
      <w:pPr>
        <w:pStyle w:val="ListParagraph"/>
        <w:numPr>
          <w:ilvl w:val="0"/>
          <w:numId w:val="20"/>
        </w:numPr>
        <w:spacing w:line="360" w:lineRule="auto"/>
        <w:rPr>
          <w:sz w:val="24"/>
          <w:rtl/>
        </w:rPr>
      </w:pPr>
      <w:r w:rsidRPr="00163EAD">
        <w:rPr>
          <w:rFonts w:hint="cs"/>
          <w:sz w:val="24"/>
          <w:rtl/>
        </w:rPr>
        <w:t xml:space="preserve">لایه </w:t>
      </w:r>
      <w:r w:rsidRPr="00163EAD">
        <w:rPr>
          <w:sz w:val="24"/>
        </w:rPr>
        <w:t>Logic</w:t>
      </w:r>
      <w:r w:rsidRPr="00163EAD">
        <w:rPr>
          <w:rFonts w:hint="cs"/>
          <w:sz w:val="24"/>
          <w:rtl/>
        </w:rPr>
        <w:t>: این لایه وظیفه اجرای دستورات، پردازش اطلاعات و تمام تصمیم</w:t>
      </w:r>
      <w:r w:rsidR="00A215BE" w:rsidRPr="00163EAD">
        <w:rPr>
          <w:rFonts w:hint="cs"/>
          <w:sz w:val="24"/>
          <w:rtl/>
        </w:rPr>
        <w:t>‌</w:t>
      </w:r>
      <w:r w:rsidRPr="00163EAD">
        <w:rPr>
          <w:rFonts w:hint="cs"/>
          <w:sz w:val="24"/>
          <w:rtl/>
        </w:rPr>
        <w:t>گیری</w:t>
      </w:r>
      <w:r w:rsidR="00CE5068" w:rsidRPr="00163EAD">
        <w:rPr>
          <w:rFonts w:hint="cs"/>
          <w:sz w:val="24"/>
          <w:rtl/>
        </w:rPr>
        <w:t>‌</w:t>
      </w:r>
      <w:r w:rsidRPr="00163EAD">
        <w:rPr>
          <w:rFonts w:hint="cs"/>
          <w:sz w:val="24"/>
          <w:rtl/>
        </w:rPr>
        <w:t>های منطقی را</w:t>
      </w:r>
      <w:r w:rsidR="00A309C6" w:rsidRPr="00163EAD">
        <w:rPr>
          <w:rFonts w:hint="cs"/>
          <w:sz w:val="24"/>
          <w:rtl/>
        </w:rPr>
        <w:t xml:space="preserve"> بر عهده</w:t>
      </w:r>
      <w:r w:rsidRPr="00163EAD">
        <w:rPr>
          <w:rFonts w:hint="cs"/>
          <w:sz w:val="24"/>
          <w:rtl/>
        </w:rPr>
        <w:t xml:space="preserve"> دارد. این لایه نیز خود شامل دو زیرسیستم دیگر می</w:t>
      </w:r>
      <w:r w:rsidR="00A32221" w:rsidRPr="00163EAD">
        <w:rPr>
          <w:rFonts w:hint="cs"/>
          <w:sz w:val="24"/>
          <w:rtl/>
        </w:rPr>
        <w:t>‌</w:t>
      </w:r>
      <w:r w:rsidRPr="00163EAD">
        <w:rPr>
          <w:rFonts w:hint="cs"/>
          <w:sz w:val="24"/>
          <w:rtl/>
        </w:rPr>
        <w:t>باشد:</w:t>
      </w:r>
    </w:p>
    <w:p w14:paraId="1E93387E" w14:textId="485E3BDB" w:rsidR="00E2458C" w:rsidRPr="00F8720F" w:rsidRDefault="00E2458C" w:rsidP="005C4DBE">
      <w:pPr>
        <w:pStyle w:val="ListParagraph"/>
        <w:numPr>
          <w:ilvl w:val="1"/>
          <w:numId w:val="21"/>
        </w:numPr>
        <w:spacing w:line="360" w:lineRule="auto"/>
        <w:rPr>
          <w:sz w:val="24"/>
          <w:rtl/>
        </w:rPr>
      </w:pPr>
      <w:r w:rsidRPr="00F8720F">
        <w:rPr>
          <w:sz w:val="24"/>
        </w:rPr>
        <w:t>Controller</w:t>
      </w:r>
      <w:r w:rsidRPr="00F8720F">
        <w:rPr>
          <w:rFonts w:hint="cs"/>
          <w:sz w:val="24"/>
          <w:rtl/>
        </w:rPr>
        <w:t>: مسئول برخورد با رویدادهای مربوط به یک موردکاربرد مشخص می</w:t>
      </w:r>
      <w:r w:rsidR="00AE2287" w:rsidRPr="00F8720F">
        <w:rPr>
          <w:rFonts w:hint="cs"/>
          <w:sz w:val="24"/>
          <w:rtl/>
        </w:rPr>
        <w:t>‌</w:t>
      </w:r>
      <w:r w:rsidRPr="00F8720F">
        <w:rPr>
          <w:rFonts w:hint="cs"/>
          <w:sz w:val="24"/>
          <w:rtl/>
        </w:rPr>
        <w:t>باشد.</w:t>
      </w:r>
    </w:p>
    <w:p w14:paraId="10EAF412" w14:textId="1499D0D9" w:rsidR="00E2458C" w:rsidRPr="00F8720F" w:rsidRDefault="00E2458C" w:rsidP="005C4DBE">
      <w:pPr>
        <w:pStyle w:val="ListParagraph"/>
        <w:numPr>
          <w:ilvl w:val="1"/>
          <w:numId w:val="21"/>
        </w:numPr>
        <w:spacing w:line="360" w:lineRule="auto"/>
        <w:rPr>
          <w:sz w:val="24"/>
          <w:rtl/>
        </w:rPr>
      </w:pPr>
      <w:r w:rsidRPr="00F8720F">
        <w:rPr>
          <w:sz w:val="24"/>
        </w:rPr>
        <w:t>Business</w:t>
      </w:r>
      <w:r w:rsidRPr="00F8720F">
        <w:rPr>
          <w:rFonts w:hint="cs"/>
          <w:sz w:val="24"/>
          <w:rtl/>
        </w:rPr>
        <w:t>: این لایه مسئول پردازش تراکنش</w:t>
      </w:r>
      <w:r w:rsidR="00CD65A0" w:rsidRPr="00F8720F">
        <w:rPr>
          <w:rFonts w:hint="cs"/>
          <w:sz w:val="24"/>
          <w:rtl/>
        </w:rPr>
        <w:t>‌</w:t>
      </w:r>
      <w:r w:rsidRPr="00F8720F">
        <w:rPr>
          <w:rFonts w:hint="cs"/>
          <w:sz w:val="24"/>
          <w:rtl/>
        </w:rPr>
        <w:t>های کسب</w:t>
      </w:r>
      <w:r w:rsidR="00CD65A0" w:rsidRPr="00F8720F">
        <w:rPr>
          <w:rFonts w:hint="cs"/>
          <w:sz w:val="24"/>
          <w:rtl/>
        </w:rPr>
        <w:t>‌</w:t>
      </w:r>
      <w:r w:rsidRPr="00F8720F">
        <w:rPr>
          <w:rFonts w:hint="cs"/>
          <w:sz w:val="24"/>
          <w:rtl/>
        </w:rPr>
        <w:t>وکار که با موارد</w:t>
      </w:r>
      <w:r w:rsidR="00195514" w:rsidRPr="00F8720F">
        <w:rPr>
          <w:rFonts w:hint="cs"/>
          <w:sz w:val="24"/>
          <w:rtl/>
        </w:rPr>
        <w:t>‌</w:t>
      </w:r>
      <w:r w:rsidRPr="00F8720F">
        <w:rPr>
          <w:rFonts w:hint="cs"/>
          <w:sz w:val="24"/>
          <w:rtl/>
        </w:rPr>
        <w:t>کاربرد نشان داده شده</w:t>
      </w:r>
      <w:r w:rsidR="005D69C7" w:rsidRPr="00F8720F">
        <w:rPr>
          <w:rFonts w:hint="cs"/>
          <w:sz w:val="24"/>
          <w:rtl/>
        </w:rPr>
        <w:t>‌</w:t>
      </w:r>
      <w:r w:rsidRPr="00F8720F">
        <w:rPr>
          <w:rFonts w:hint="cs"/>
          <w:sz w:val="24"/>
          <w:rtl/>
        </w:rPr>
        <w:t>اند، می باشد. اشیای کسب</w:t>
      </w:r>
      <w:r w:rsidR="00060751" w:rsidRPr="00F8720F">
        <w:rPr>
          <w:rFonts w:hint="cs"/>
          <w:sz w:val="24"/>
          <w:rtl/>
        </w:rPr>
        <w:t>‌</w:t>
      </w:r>
      <w:r w:rsidRPr="00F8720F">
        <w:rPr>
          <w:rFonts w:hint="cs"/>
          <w:sz w:val="24"/>
          <w:rtl/>
        </w:rPr>
        <w:t>وکار در این زیرسیستم وجود دارند.</w:t>
      </w:r>
    </w:p>
    <w:p w14:paraId="733892BC" w14:textId="7054AF04" w:rsidR="00BD543B" w:rsidRDefault="00E2458C" w:rsidP="005C4DBE">
      <w:pPr>
        <w:pStyle w:val="ListParagraph"/>
        <w:numPr>
          <w:ilvl w:val="0"/>
          <w:numId w:val="22"/>
        </w:numPr>
        <w:spacing w:line="360" w:lineRule="auto"/>
        <w:rPr>
          <w:sz w:val="24"/>
        </w:rPr>
      </w:pPr>
      <w:r w:rsidRPr="00163EAD">
        <w:rPr>
          <w:rFonts w:hint="cs"/>
          <w:sz w:val="24"/>
          <w:rtl/>
        </w:rPr>
        <w:t xml:space="preserve">لایه </w:t>
      </w:r>
      <w:r w:rsidRPr="00163EAD">
        <w:rPr>
          <w:sz w:val="24"/>
        </w:rPr>
        <w:t>Data</w:t>
      </w:r>
      <w:r w:rsidRPr="00163EAD">
        <w:rPr>
          <w:rFonts w:hint="cs"/>
          <w:sz w:val="24"/>
          <w:rtl/>
        </w:rPr>
        <w:t>: در</w:t>
      </w:r>
      <w:r w:rsidR="00D572E4" w:rsidRPr="00163EAD">
        <w:rPr>
          <w:rFonts w:hint="cs"/>
          <w:sz w:val="24"/>
          <w:rtl/>
        </w:rPr>
        <w:t xml:space="preserve"> این لایه،</w:t>
      </w:r>
      <w:r w:rsidRPr="00163EAD">
        <w:rPr>
          <w:rFonts w:hint="cs"/>
          <w:sz w:val="24"/>
          <w:rtl/>
        </w:rPr>
        <w:t xml:space="preserve"> اطلاعات در پایگاه</w:t>
      </w:r>
      <w:r w:rsidR="002A3E1F" w:rsidRPr="00163EAD">
        <w:rPr>
          <w:rFonts w:hint="cs"/>
          <w:sz w:val="24"/>
          <w:rtl/>
        </w:rPr>
        <w:t>‌</w:t>
      </w:r>
      <w:r w:rsidRPr="00163EAD">
        <w:rPr>
          <w:rFonts w:hint="cs"/>
          <w:sz w:val="24"/>
          <w:rtl/>
        </w:rPr>
        <w:t>داده ذخیره و از آن بازیابی می</w:t>
      </w:r>
      <w:r w:rsidR="00A34F03" w:rsidRPr="00163EAD">
        <w:rPr>
          <w:rFonts w:hint="cs"/>
          <w:sz w:val="24"/>
          <w:rtl/>
        </w:rPr>
        <w:t>‌</w:t>
      </w:r>
      <w:r w:rsidRPr="00163EAD">
        <w:rPr>
          <w:rFonts w:hint="cs"/>
          <w:sz w:val="24"/>
          <w:rtl/>
        </w:rPr>
        <w:t>شو</w:t>
      </w:r>
      <w:r w:rsidR="004F1016" w:rsidRPr="00163EAD">
        <w:rPr>
          <w:rFonts w:hint="cs"/>
          <w:sz w:val="24"/>
          <w:rtl/>
        </w:rPr>
        <w:t>ن</w:t>
      </w:r>
      <w:r w:rsidRPr="00163EAD">
        <w:rPr>
          <w:rFonts w:hint="cs"/>
          <w:sz w:val="24"/>
          <w:rtl/>
        </w:rPr>
        <w:t xml:space="preserve">د که این اطلاعات برای پردازش، به لایه </w:t>
      </w:r>
      <w:r w:rsidRPr="00163EAD">
        <w:rPr>
          <w:sz w:val="24"/>
        </w:rPr>
        <w:t>Logic</w:t>
      </w:r>
      <w:r w:rsidRPr="00163EAD">
        <w:rPr>
          <w:rFonts w:hint="cs"/>
          <w:sz w:val="24"/>
          <w:rtl/>
        </w:rPr>
        <w:t xml:space="preserve"> ارسال می</w:t>
      </w:r>
      <w:r w:rsidR="0043432B" w:rsidRPr="00163EAD">
        <w:rPr>
          <w:rFonts w:hint="cs"/>
          <w:sz w:val="24"/>
          <w:rtl/>
        </w:rPr>
        <w:t>‌</w:t>
      </w:r>
      <w:r w:rsidRPr="00163EAD">
        <w:rPr>
          <w:rFonts w:hint="cs"/>
          <w:sz w:val="24"/>
          <w:rtl/>
        </w:rPr>
        <w:t xml:space="preserve">شوند و نتایج آن، جهت نمایش به کاربر به لایه </w:t>
      </w:r>
      <w:r w:rsidRPr="00163EAD">
        <w:rPr>
          <w:sz w:val="24"/>
        </w:rPr>
        <w:t>Presentation</w:t>
      </w:r>
      <w:r w:rsidRPr="00163EAD">
        <w:rPr>
          <w:rFonts w:hint="cs"/>
          <w:sz w:val="24"/>
          <w:rtl/>
        </w:rPr>
        <w:t xml:space="preserve"> برگشت داده می</w:t>
      </w:r>
      <w:r w:rsidR="00C05278" w:rsidRPr="00163EAD">
        <w:rPr>
          <w:rFonts w:hint="cs"/>
          <w:sz w:val="24"/>
          <w:rtl/>
        </w:rPr>
        <w:t>‌</w:t>
      </w:r>
      <w:r w:rsidRPr="00163EAD">
        <w:rPr>
          <w:rFonts w:hint="cs"/>
          <w:sz w:val="24"/>
          <w:rtl/>
        </w:rPr>
        <w:t>شوند.</w:t>
      </w:r>
    </w:p>
    <w:p w14:paraId="7BCB302C" w14:textId="2ABB8501" w:rsidR="00BD543B" w:rsidRPr="00BD543B" w:rsidRDefault="00BD543B" w:rsidP="00BD543B">
      <w:pPr>
        <w:spacing w:line="360" w:lineRule="auto"/>
        <w:rPr>
          <w:sz w:val="24"/>
          <w:rtl/>
        </w:rPr>
      </w:pPr>
      <w:r>
        <w:rPr>
          <w:rFonts w:hint="cs"/>
          <w:sz w:val="24"/>
          <w:rtl/>
        </w:rPr>
        <w:t>واسط‌ زیرسیستم‌ها نیز به شرح زیر می‌باشند:</w:t>
      </w:r>
    </w:p>
    <w:p w14:paraId="0538B82E" w14:textId="2EECEB71" w:rsidR="00E2458C" w:rsidRPr="00DA3FF9" w:rsidRDefault="00EE1451" w:rsidP="005C4DBE">
      <w:pPr>
        <w:pStyle w:val="ListParagraph"/>
        <w:numPr>
          <w:ilvl w:val="0"/>
          <w:numId w:val="16"/>
        </w:numPr>
        <w:spacing w:line="360" w:lineRule="auto"/>
        <w:rPr>
          <w:sz w:val="24"/>
          <w:lang w:val="en-US"/>
        </w:rPr>
      </w:pPr>
      <w:r w:rsidRPr="00DA3FF9">
        <w:rPr>
          <w:rFonts w:hint="cs"/>
          <w:sz w:val="24"/>
          <w:rtl/>
        </w:rPr>
        <w:t xml:space="preserve">لایه </w:t>
      </w:r>
      <w:r w:rsidRPr="00DA3FF9">
        <w:rPr>
          <w:sz w:val="24"/>
          <w:lang w:val="en-US"/>
        </w:rPr>
        <w:t>Presentation</w:t>
      </w:r>
      <w:r w:rsidR="00C968B1" w:rsidRPr="00DA3FF9">
        <w:rPr>
          <w:rFonts w:hint="cs"/>
          <w:sz w:val="24"/>
          <w:rtl/>
          <w:lang w:val="en-US"/>
        </w:rPr>
        <w:t xml:space="preserve"> به</w:t>
      </w:r>
      <w:r w:rsidR="00127E9C" w:rsidRPr="00DA3FF9">
        <w:rPr>
          <w:rFonts w:hint="cs"/>
          <w:sz w:val="24"/>
          <w:rtl/>
          <w:lang w:val="en-US"/>
        </w:rPr>
        <w:t xml:space="preserve"> کنترل</w:t>
      </w:r>
      <w:r w:rsidR="00ED27F6" w:rsidRPr="00DA3FF9">
        <w:rPr>
          <w:rFonts w:hint="cs"/>
          <w:sz w:val="24"/>
          <w:rtl/>
          <w:lang w:val="en-US"/>
        </w:rPr>
        <w:t>گ</w:t>
      </w:r>
      <w:r w:rsidR="00127E9C" w:rsidRPr="00DA3FF9">
        <w:rPr>
          <w:rFonts w:hint="cs"/>
          <w:sz w:val="24"/>
          <w:rtl/>
          <w:lang w:val="en-US"/>
        </w:rPr>
        <w:t xml:space="preserve">ر </w:t>
      </w:r>
      <w:r w:rsidR="00C968B1" w:rsidRPr="00DA3FF9">
        <w:rPr>
          <w:rFonts w:hint="cs"/>
          <w:sz w:val="24"/>
          <w:rtl/>
          <w:lang w:val="en-US"/>
        </w:rPr>
        <w:t>نیاز دارد</w:t>
      </w:r>
      <w:r w:rsidR="00127E9C" w:rsidRPr="00DA3FF9">
        <w:rPr>
          <w:rFonts w:hint="cs"/>
          <w:sz w:val="24"/>
          <w:rtl/>
          <w:lang w:val="en-US"/>
        </w:rPr>
        <w:t>؛ زیرا در این لایه درخواست</w:t>
      </w:r>
      <w:r w:rsidR="008B2E85" w:rsidRPr="00DA3FF9">
        <w:rPr>
          <w:rFonts w:hint="cs"/>
          <w:sz w:val="24"/>
          <w:rtl/>
          <w:lang w:val="en-US"/>
        </w:rPr>
        <w:t>‌</w:t>
      </w:r>
      <w:r w:rsidR="00127E9C" w:rsidRPr="00DA3FF9">
        <w:rPr>
          <w:rFonts w:hint="cs"/>
          <w:sz w:val="24"/>
          <w:rtl/>
          <w:lang w:val="en-US"/>
        </w:rPr>
        <w:t>هایی از طرف کنشگر (کاربر) ایجاد می</w:t>
      </w:r>
      <w:r w:rsidR="00F44322" w:rsidRPr="00DA3FF9">
        <w:rPr>
          <w:rFonts w:hint="cs"/>
          <w:sz w:val="24"/>
          <w:rtl/>
          <w:lang w:val="en-US"/>
        </w:rPr>
        <w:t>‌</w:t>
      </w:r>
      <w:r w:rsidR="00127E9C" w:rsidRPr="00DA3FF9">
        <w:rPr>
          <w:rFonts w:hint="cs"/>
          <w:sz w:val="24"/>
          <w:rtl/>
          <w:lang w:val="en-US"/>
        </w:rPr>
        <w:t xml:space="preserve">شود که نیاز است این درخواست </w:t>
      </w:r>
      <w:r w:rsidR="008B4B62" w:rsidRPr="00DA3FF9">
        <w:rPr>
          <w:rFonts w:hint="cs"/>
          <w:sz w:val="24"/>
          <w:rtl/>
          <w:lang w:val="en-US"/>
        </w:rPr>
        <w:t xml:space="preserve">ها </w:t>
      </w:r>
      <w:r w:rsidR="00127E9C" w:rsidRPr="00DA3FF9">
        <w:rPr>
          <w:rFonts w:hint="cs"/>
          <w:sz w:val="24"/>
          <w:rtl/>
          <w:lang w:val="en-US"/>
        </w:rPr>
        <w:t>به لایه کنترل</w:t>
      </w:r>
      <w:r w:rsidR="0032175E" w:rsidRPr="00DA3FF9">
        <w:rPr>
          <w:rFonts w:hint="cs"/>
          <w:sz w:val="24"/>
          <w:rtl/>
          <w:lang w:val="en-US"/>
        </w:rPr>
        <w:t>گ</w:t>
      </w:r>
      <w:r w:rsidR="00127E9C" w:rsidRPr="00DA3FF9">
        <w:rPr>
          <w:rFonts w:hint="cs"/>
          <w:sz w:val="24"/>
          <w:rtl/>
          <w:lang w:val="en-US"/>
        </w:rPr>
        <w:t>ر جهت مدیریت</w:t>
      </w:r>
      <w:r w:rsidR="00E246AE" w:rsidRPr="00DA3FF9">
        <w:rPr>
          <w:rFonts w:hint="cs"/>
          <w:sz w:val="24"/>
          <w:rtl/>
          <w:lang w:val="en-US"/>
        </w:rPr>
        <w:t xml:space="preserve"> و نظارت</w:t>
      </w:r>
      <w:r w:rsidR="00127E9C" w:rsidRPr="00DA3FF9">
        <w:rPr>
          <w:rFonts w:hint="cs"/>
          <w:sz w:val="24"/>
          <w:rtl/>
          <w:lang w:val="en-US"/>
        </w:rPr>
        <w:t>، فرستاده بشوند.</w:t>
      </w:r>
    </w:p>
    <w:p w14:paraId="6C1AB61F" w14:textId="6E50D501" w:rsidR="000C48DB" w:rsidRPr="00DA3FF9" w:rsidRDefault="000C48DB" w:rsidP="005C4DBE">
      <w:pPr>
        <w:pStyle w:val="ListParagraph"/>
        <w:numPr>
          <w:ilvl w:val="0"/>
          <w:numId w:val="16"/>
        </w:numPr>
        <w:spacing w:line="360" w:lineRule="auto"/>
        <w:rPr>
          <w:sz w:val="24"/>
          <w:rtl/>
          <w:lang w:val="en-US"/>
        </w:rPr>
      </w:pPr>
      <w:r w:rsidRPr="00DA3FF9">
        <w:rPr>
          <w:rFonts w:hint="cs"/>
          <w:sz w:val="24"/>
          <w:rtl/>
          <w:lang w:val="en-US"/>
        </w:rPr>
        <w:t>لایه کنترل</w:t>
      </w:r>
      <w:r w:rsidR="009F7050" w:rsidRPr="00DA3FF9">
        <w:rPr>
          <w:rFonts w:hint="cs"/>
          <w:sz w:val="24"/>
          <w:rtl/>
          <w:lang w:val="en-US"/>
        </w:rPr>
        <w:t>گ</w:t>
      </w:r>
      <w:r w:rsidRPr="00DA3FF9">
        <w:rPr>
          <w:rFonts w:hint="cs"/>
          <w:sz w:val="24"/>
          <w:rtl/>
          <w:lang w:val="en-US"/>
        </w:rPr>
        <w:t xml:space="preserve">ر به زیرسیستم </w:t>
      </w:r>
      <w:r w:rsidRPr="00DA3FF9">
        <w:rPr>
          <w:sz w:val="24"/>
          <w:lang w:val="en-US"/>
        </w:rPr>
        <w:t>Business</w:t>
      </w:r>
      <w:r w:rsidRPr="00DA3FF9">
        <w:rPr>
          <w:rFonts w:hint="cs"/>
          <w:sz w:val="24"/>
          <w:rtl/>
          <w:lang w:val="en-US"/>
        </w:rPr>
        <w:t xml:space="preserve"> نیاز </w:t>
      </w:r>
      <w:r w:rsidR="00C968B1" w:rsidRPr="00DA3FF9">
        <w:rPr>
          <w:rFonts w:hint="cs"/>
          <w:sz w:val="24"/>
          <w:rtl/>
          <w:lang w:val="en-US"/>
        </w:rPr>
        <w:t>دارد</w:t>
      </w:r>
      <w:r w:rsidRPr="00DA3FF9">
        <w:rPr>
          <w:rFonts w:hint="cs"/>
          <w:sz w:val="24"/>
          <w:rtl/>
          <w:lang w:val="en-US"/>
        </w:rPr>
        <w:t>؛ زیرا درخواست</w:t>
      </w:r>
      <w:r w:rsidR="008D3C35" w:rsidRPr="00DA3FF9">
        <w:rPr>
          <w:rFonts w:hint="cs"/>
          <w:sz w:val="24"/>
          <w:rtl/>
          <w:lang w:val="en-US"/>
        </w:rPr>
        <w:t>‌</w:t>
      </w:r>
      <w:r w:rsidRPr="00DA3FF9">
        <w:rPr>
          <w:rFonts w:hint="cs"/>
          <w:sz w:val="24"/>
          <w:rtl/>
          <w:lang w:val="en-US"/>
        </w:rPr>
        <w:t>های کاربر</w:t>
      </w:r>
      <w:r w:rsidR="00927CF9" w:rsidRPr="00DA3FF9">
        <w:rPr>
          <w:rFonts w:hint="cs"/>
          <w:sz w:val="24"/>
          <w:rtl/>
          <w:lang w:val="en-US"/>
        </w:rPr>
        <w:t>ان</w:t>
      </w:r>
      <w:r w:rsidRPr="00DA3FF9">
        <w:rPr>
          <w:rFonts w:hint="cs"/>
          <w:sz w:val="24"/>
          <w:rtl/>
          <w:lang w:val="en-US"/>
        </w:rPr>
        <w:t xml:space="preserve"> به زیرسیستم کنترل</w:t>
      </w:r>
      <w:r w:rsidR="00024E8B" w:rsidRPr="00DA3FF9">
        <w:rPr>
          <w:rFonts w:hint="cs"/>
          <w:sz w:val="24"/>
          <w:rtl/>
          <w:lang w:val="en-US"/>
        </w:rPr>
        <w:t>گ</w:t>
      </w:r>
      <w:r w:rsidRPr="00DA3FF9">
        <w:rPr>
          <w:rFonts w:hint="cs"/>
          <w:sz w:val="24"/>
          <w:rtl/>
          <w:lang w:val="en-US"/>
        </w:rPr>
        <w:t>ر فرستاده می</w:t>
      </w:r>
      <w:r w:rsidR="00024E8B" w:rsidRPr="00DA3FF9">
        <w:rPr>
          <w:rFonts w:hint="cs"/>
          <w:sz w:val="24"/>
          <w:rtl/>
          <w:lang w:val="en-US"/>
        </w:rPr>
        <w:t>‌</w:t>
      </w:r>
      <w:r w:rsidRPr="00DA3FF9">
        <w:rPr>
          <w:rFonts w:hint="cs"/>
          <w:sz w:val="24"/>
          <w:rtl/>
          <w:lang w:val="en-US"/>
        </w:rPr>
        <w:t>شوند و در نتیجه ممکن است زیرسیستم کنترل</w:t>
      </w:r>
      <w:r w:rsidR="00E67CFF" w:rsidRPr="00DA3FF9">
        <w:rPr>
          <w:rFonts w:hint="cs"/>
          <w:sz w:val="24"/>
          <w:rtl/>
          <w:lang w:val="en-US"/>
        </w:rPr>
        <w:t>گ</w:t>
      </w:r>
      <w:r w:rsidRPr="00DA3FF9">
        <w:rPr>
          <w:rFonts w:hint="cs"/>
          <w:sz w:val="24"/>
          <w:rtl/>
          <w:lang w:val="en-US"/>
        </w:rPr>
        <w:t xml:space="preserve">ر، به زیرسیستم </w:t>
      </w:r>
      <w:r w:rsidRPr="00DA3FF9">
        <w:rPr>
          <w:sz w:val="24"/>
          <w:lang w:val="en-US"/>
        </w:rPr>
        <w:t>Business</w:t>
      </w:r>
      <w:r w:rsidRPr="00DA3FF9">
        <w:rPr>
          <w:rFonts w:hint="cs"/>
          <w:sz w:val="24"/>
          <w:rtl/>
          <w:lang w:val="en-US"/>
        </w:rPr>
        <w:t xml:space="preserve"> که کلاس</w:t>
      </w:r>
      <w:r w:rsidR="00E67CFF" w:rsidRPr="00DA3FF9">
        <w:rPr>
          <w:rFonts w:hint="cs"/>
          <w:sz w:val="24"/>
          <w:rtl/>
          <w:lang w:val="en-US"/>
        </w:rPr>
        <w:t>‌</w:t>
      </w:r>
      <w:r w:rsidRPr="00DA3FF9">
        <w:rPr>
          <w:rFonts w:hint="cs"/>
          <w:sz w:val="24"/>
          <w:rtl/>
          <w:lang w:val="en-US"/>
        </w:rPr>
        <w:t>های اصلی برنامه در آن وجود دارند، نیاز داشته باشد.</w:t>
      </w:r>
    </w:p>
    <w:p w14:paraId="7921DD7B" w14:textId="4DD11B58" w:rsidR="00694178" w:rsidRPr="00DA3FF9" w:rsidRDefault="00694178" w:rsidP="005C4DBE">
      <w:pPr>
        <w:pStyle w:val="ListParagraph"/>
        <w:numPr>
          <w:ilvl w:val="0"/>
          <w:numId w:val="16"/>
        </w:numPr>
        <w:spacing w:line="360" w:lineRule="auto"/>
        <w:rPr>
          <w:sz w:val="24"/>
          <w:rtl/>
          <w:lang w:val="en-US"/>
        </w:rPr>
      </w:pPr>
      <w:r w:rsidRPr="00DA3FF9">
        <w:rPr>
          <w:rFonts w:hint="cs"/>
          <w:sz w:val="24"/>
          <w:rtl/>
          <w:lang w:val="en-US"/>
        </w:rPr>
        <w:t>همچنین لایه کنترل</w:t>
      </w:r>
      <w:r w:rsidR="00E5565F" w:rsidRPr="00DA3FF9">
        <w:rPr>
          <w:rFonts w:hint="cs"/>
          <w:sz w:val="24"/>
          <w:rtl/>
          <w:lang w:val="en-US"/>
        </w:rPr>
        <w:t>گ</w:t>
      </w:r>
      <w:r w:rsidRPr="00DA3FF9">
        <w:rPr>
          <w:rFonts w:hint="cs"/>
          <w:sz w:val="24"/>
          <w:rtl/>
          <w:lang w:val="en-US"/>
        </w:rPr>
        <w:t xml:space="preserve">ر به زیرسیستم </w:t>
      </w:r>
      <w:r w:rsidRPr="00DA3FF9">
        <w:rPr>
          <w:sz w:val="24"/>
          <w:lang w:val="en-US"/>
        </w:rPr>
        <w:t>Database</w:t>
      </w:r>
      <w:r w:rsidRPr="00DA3FF9">
        <w:rPr>
          <w:rFonts w:hint="cs"/>
          <w:sz w:val="24"/>
          <w:rtl/>
          <w:lang w:val="en-US"/>
        </w:rPr>
        <w:t xml:space="preserve"> نیز </w:t>
      </w:r>
      <w:r w:rsidR="00927CF9" w:rsidRPr="00DA3FF9">
        <w:rPr>
          <w:rFonts w:hint="cs"/>
          <w:sz w:val="24"/>
          <w:rtl/>
          <w:lang w:val="en-US"/>
        </w:rPr>
        <w:t>نیاز</w:t>
      </w:r>
      <w:r w:rsidRPr="00DA3FF9">
        <w:rPr>
          <w:rFonts w:hint="cs"/>
          <w:sz w:val="24"/>
          <w:rtl/>
          <w:lang w:val="en-US"/>
        </w:rPr>
        <w:t xml:space="preserve"> دارد؛ زیرا </w:t>
      </w:r>
      <w:r w:rsidR="00927CF9" w:rsidRPr="00DA3FF9">
        <w:rPr>
          <w:rFonts w:hint="cs"/>
          <w:sz w:val="24"/>
          <w:rtl/>
          <w:lang w:val="en-US"/>
        </w:rPr>
        <w:t>ممکن است درخواست</w:t>
      </w:r>
      <w:r w:rsidR="00E5565F" w:rsidRPr="00DA3FF9">
        <w:rPr>
          <w:rFonts w:hint="cs"/>
          <w:sz w:val="24"/>
          <w:rtl/>
          <w:lang w:val="en-US"/>
        </w:rPr>
        <w:t>‌</w:t>
      </w:r>
      <w:r w:rsidR="00927CF9" w:rsidRPr="00DA3FF9">
        <w:rPr>
          <w:rFonts w:hint="cs"/>
          <w:sz w:val="24"/>
          <w:rtl/>
          <w:lang w:val="en-US"/>
        </w:rPr>
        <w:t>های کاربران نیاز به ارتباط مستقیم با پایگاه داده داشته باشند.</w:t>
      </w:r>
    </w:p>
    <w:p w14:paraId="3BC3CB8E" w14:textId="26031CA7" w:rsidR="00927CF9" w:rsidRPr="00DA3FF9" w:rsidRDefault="00927CF9" w:rsidP="005C4DBE">
      <w:pPr>
        <w:pStyle w:val="ListParagraph"/>
        <w:numPr>
          <w:ilvl w:val="0"/>
          <w:numId w:val="16"/>
        </w:numPr>
        <w:spacing w:line="360" w:lineRule="auto"/>
        <w:rPr>
          <w:sz w:val="24"/>
          <w:lang w:val="en-US"/>
        </w:rPr>
      </w:pPr>
      <w:r w:rsidRPr="00DA3FF9">
        <w:rPr>
          <w:rFonts w:hint="cs"/>
          <w:sz w:val="24"/>
          <w:rtl/>
          <w:lang w:val="en-US"/>
        </w:rPr>
        <w:t xml:space="preserve">لایه </w:t>
      </w:r>
      <w:r w:rsidRPr="00DA3FF9">
        <w:rPr>
          <w:sz w:val="24"/>
          <w:lang w:val="en-US"/>
        </w:rPr>
        <w:t>Business</w:t>
      </w:r>
      <w:r w:rsidRPr="00DA3FF9">
        <w:rPr>
          <w:rFonts w:hint="cs"/>
          <w:sz w:val="24"/>
          <w:rtl/>
          <w:lang w:val="en-US"/>
        </w:rPr>
        <w:t xml:space="preserve"> به زیرسیستم </w:t>
      </w:r>
      <w:r w:rsidRPr="00DA3FF9">
        <w:rPr>
          <w:sz w:val="24"/>
          <w:lang w:val="en-US"/>
        </w:rPr>
        <w:t>Database</w:t>
      </w:r>
      <w:r w:rsidRPr="00DA3FF9">
        <w:rPr>
          <w:rFonts w:hint="cs"/>
          <w:sz w:val="24"/>
          <w:rtl/>
          <w:lang w:val="en-US"/>
        </w:rPr>
        <w:t xml:space="preserve"> نیاز دارد؛ زیرا در مواقعی نیاز است که اطلاعات مربوط</w:t>
      </w:r>
      <w:r w:rsidR="009146AF" w:rsidRPr="00DA3FF9">
        <w:rPr>
          <w:rFonts w:hint="cs"/>
          <w:sz w:val="24"/>
          <w:rtl/>
          <w:lang w:val="en-US"/>
        </w:rPr>
        <w:t xml:space="preserve"> به</w:t>
      </w:r>
      <w:r w:rsidRPr="00DA3FF9">
        <w:rPr>
          <w:rFonts w:hint="cs"/>
          <w:sz w:val="24"/>
          <w:rtl/>
          <w:lang w:val="en-US"/>
        </w:rPr>
        <w:t xml:space="preserve"> کلاس</w:t>
      </w:r>
      <w:r w:rsidR="00FA4C7A" w:rsidRPr="00DA3FF9">
        <w:rPr>
          <w:rFonts w:hint="cs"/>
          <w:sz w:val="24"/>
          <w:rtl/>
          <w:lang w:val="en-US"/>
        </w:rPr>
        <w:t>‌</w:t>
      </w:r>
      <w:r w:rsidRPr="00DA3FF9">
        <w:rPr>
          <w:rFonts w:hint="cs"/>
          <w:sz w:val="24"/>
          <w:rtl/>
          <w:lang w:val="en-US"/>
        </w:rPr>
        <w:t>های اصلی برنامه با توجه به درخواست کاربران، در پایگاه</w:t>
      </w:r>
      <w:r w:rsidR="0049180A" w:rsidRPr="00DA3FF9">
        <w:rPr>
          <w:rFonts w:hint="cs"/>
          <w:sz w:val="24"/>
          <w:rtl/>
          <w:lang w:val="en-US"/>
        </w:rPr>
        <w:t>‌</w:t>
      </w:r>
      <w:r w:rsidRPr="00DA3FF9">
        <w:rPr>
          <w:rFonts w:hint="cs"/>
          <w:sz w:val="24"/>
          <w:rtl/>
          <w:lang w:val="en-US"/>
        </w:rPr>
        <w:t>داده ذخیره شوند.</w:t>
      </w:r>
    </w:p>
    <w:p w14:paraId="4379FA2C" w14:textId="7CE55FF3" w:rsidR="00A7267F" w:rsidRPr="00A7267F" w:rsidRDefault="00537F9F" w:rsidP="005C4DBE">
      <w:pPr>
        <w:pStyle w:val="Heading2"/>
        <w:numPr>
          <w:ilvl w:val="0"/>
          <w:numId w:val="28"/>
        </w:numPr>
        <w:rPr>
          <w:rtl/>
          <w:lang w:val="en-US"/>
        </w:rPr>
      </w:pPr>
      <w:bookmarkStart w:id="46" w:name="_Toc59664227"/>
      <w:r>
        <w:rPr>
          <w:noProof/>
        </w:rPr>
        <w:lastRenderedPageBreak/>
        <w:drawing>
          <wp:anchor distT="0" distB="0" distL="114300" distR="114300" simplePos="0" relativeHeight="251662336" behindDoc="0" locked="0" layoutInCell="1" allowOverlap="1" wp14:anchorId="184DEAE3" wp14:editId="757F9FE4">
            <wp:simplePos x="0" y="0"/>
            <wp:positionH relativeFrom="page">
              <wp:posOffset>16510</wp:posOffset>
            </wp:positionH>
            <wp:positionV relativeFrom="paragraph">
              <wp:posOffset>358140</wp:posOffset>
            </wp:positionV>
            <wp:extent cx="747712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77125" cy="273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7267F" w:rsidRPr="00A7267F">
        <w:rPr>
          <w:rFonts w:hint="cs"/>
          <w:rtl/>
          <w:lang w:val="en-US"/>
        </w:rPr>
        <w:t>سبک معماری و نمودار بسته</w:t>
      </w:r>
      <w:bookmarkEnd w:id="46"/>
    </w:p>
    <w:p w14:paraId="70F34CF3" w14:textId="2C4EE418" w:rsidR="00E2458C" w:rsidRDefault="00E36340" w:rsidP="005C4DBE">
      <w:pPr>
        <w:pStyle w:val="Heading2"/>
        <w:numPr>
          <w:ilvl w:val="0"/>
          <w:numId w:val="28"/>
        </w:numPr>
        <w:rPr>
          <w:rtl/>
        </w:rPr>
      </w:pPr>
      <w:bookmarkStart w:id="47" w:name="_Toc59664228"/>
      <w:r>
        <w:rPr>
          <w:rFonts w:hint="cs"/>
          <w:rtl/>
        </w:rPr>
        <w:t>اعمال قوانین طراحی نرم‌افزار</w:t>
      </w:r>
      <w:bookmarkEnd w:id="47"/>
    </w:p>
    <w:p w14:paraId="74D5E945" w14:textId="1B99EF4B" w:rsidR="00867012" w:rsidRPr="00867012" w:rsidRDefault="00867012" w:rsidP="00867012">
      <w:pPr>
        <w:spacing w:line="360" w:lineRule="auto"/>
        <w:rPr>
          <w:sz w:val="24"/>
          <w:lang w:val="en-US"/>
        </w:rPr>
      </w:pPr>
      <w:r w:rsidRPr="00867012">
        <w:rPr>
          <w:rFonts w:hint="cs"/>
          <w:sz w:val="24"/>
          <w:rtl/>
        </w:rPr>
        <w:t>در عمل مشکلات بسیاری مربوط به قسمت طراحی رایج می</w:t>
      </w:r>
      <w:r w:rsidR="005268F3">
        <w:rPr>
          <w:rFonts w:hint="cs"/>
          <w:sz w:val="24"/>
          <w:rtl/>
        </w:rPr>
        <w:t>‌</w:t>
      </w:r>
      <w:r w:rsidRPr="00867012">
        <w:rPr>
          <w:rFonts w:hint="cs"/>
          <w:sz w:val="24"/>
          <w:rtl/>
        </w:rPr>
        <w:t>باشندکه این مشکلات بر کارایی و کیفیت نرم</w:t>
      </w:r>
      <w:r w:rsidR="005268F3">
        <w:rPr>
          <w:rFonts w:hint="cs"/>
          <w:sz w:val="24"/>
          <w:rtl/>
        </w:rPr>
        <w:t>‌</w:t>
      </w:r>
      <w:r w:rsidRPr="00867012">
        <w:rPr>
          <w:rFonts w:hint="cs"/>
          <w:sz w:val="24"/>
          <w:rtl/>
        </w:rPr>
        <w:t>افزار تاثیر منفی داشته و هزینه</w:t>
      </w:r>
      <w:r w:rsidR="005268F3">
        <w:rPr>
          <w:rFonts w:hint="cs"/>
          <w:sz w:val="24"/>
          <w:rtl/>
        </w:rPr>
        <w:t>‌</w:t>
      </w:r>
      <w:r w:rsidRPr="00867012">
        <w:rPr>
          <w:rFonts w:hint="cs"/>
          <w:sz w:val="24"/>
          <w:rtl/>
        </w:rPr>
        <w:t>های نگهداری نرم</w:t>
      </w:r>
      <w:r w:rsidR="009334A5">
        <w:rPr>
          <w:rFonts w:hint="cs"/>
          <w:sz w:val="24"/>
          <w:rtl/>
        </w:rPr>
        <w:t>‌</w:t>
      </w:r>
      <w:r w:rsidRPr="00867012">
        <w:rPr>
          <w:rFonts w:hint="cs"/>
          <w:sz w:val="24"/>
          <w:rtl/>
        </w:rPr>
        <w:t>افزار را به شدت افزایش می</w:t>
      </w:r>
      <w:r w:rsidR="009334A5">
        <w:rPr>
          <w:rFonts w:hint="cs"/>
          <w:sz w:val="24"/>
          <w:rtl/>
        </w:rPr>
        <w:t>‌</w:t>
      </w:r>
      <w:r w:rsidRPr="00867012">
        <w:rPr>
          <w:rFonts w:hint="cs"/>
          <w:sz w:val="24"/>
          <w:rtl/>
        </w:rPr>
        <w:t>دهد. یک از راه</w:t>
      </w:r>
      <w:r w:rsidR="009334A5">
        <w:rPr>
          <w:rFonts w:hint="cs"/>
          <w:sz w:val="24"/>
          <w:rtl/>
        </w:rPr>
        <w:t>‌</w:t>
      </w:r>
      <w:r w:rsidRPr="00867012">
        <w:rPr>
          <w:rFonts w:hint="cs"/>
          <w:sz w:val="24"/>
          <w:rtl/>
        </w:rPr>
        <w:t>حل</w:t>
      </w:r>
      <w:r w:rsidR="009334A5">
        <w:rPr>
          <w:rFonts w:hint="cs"/>
          <w:sz w:val="24"/>
          <w:rtl/>
        </w:rPr>
        <w:t>‌</w:t>
      </w:r>
      <w:r w:rsidRPr="00867012">
        <w:rPr>
          <w:rFonts w:hint="cs"/>
          <w:sz w:val="24"/>
          <w:rtl/>
        </w:rPr>
        <w:t>ها برای رفع این مشکلات</w:t>
      </w:r>
      <w:r w:rsidR="009334A5">
        <w:rPr>
          <w:rFonts w:hint="cs"/>
          <w:sz w:val="24"/>
          <w:rtl/>
        </w:rPr>
        <w:t>،</w:t>
      </w:r>
      <w:r w:rsidRPr="00867012">
        <w:rPr>
          <w:rFonts w:hint="cs"/>
          <w:sz w:val="24"/>
          <w:rtl/>
        </w:rPr>
        <w:t xml:space="preserve"> پیروی از قوانین طراحی نرم</w:t>
      </w:r>
      <w:r w:rsidR="00C11938">
        <w:rPr>
          <w:rFonts w:hint="cs"/>
          <w:sz w:val="24"/>
          <w:rtl/>
        </w:rPr>
        <w:t>‌</w:t>
      </w:r>
      <w:r w:rsidRPr="00867012">
        <w:rPr>
          <w:rFonts w:hint="cs"/>
          <w:sz w:val="24"/>
          <w:rtl/>
        </w:rPr>
        <w:t>افزار می</w:t>
      </w:r>
      <w:r w:rsidR="00C11938">
        <w:rPr>
          <w:rFonts w:hint="cs"/>
          <w:sz w:val="24"/>
          <w:rtl/>
        </w:rPr>
        <w:t>‌</w:t>
      </w:r>
      <w:r w:rsidRPr="00867012">
        <w:rPr>
          <w:rFonts w:hint="cs"/>
          <w:sz w:val="24"/>
          <w:rtl/>
        </w:rPr>
        <w:t>باشد. در ادامه به بررسی این قوانین و اعمال آن در در معماری سیستم ساوا می</w:t>
      </w:r>
      <w:r w:rsidR="00C11938">
        <w:rPr>
          <w:rFonts w:hint="cs"/>
          <w:sz w:val="24"/>
          <w:rtl/>
        </w:rPr>
        <w:t>‌</w:t>
      </w:r>
      <w:r w:rsidRPr="00867012">
        <w:rPr>
          <w:rFonts w:hint="cs"/>
          <w:sz w:val="24"/>
          <w:rtl/>
        </w:rPr>
        <w:t>پردازیم .</w:t>
      </w:r>
    </w:p>
    <w:p w14:paraId="4D62F0A8" w14:textId="77777777" w:rsidR="00867012" w:rsidRPr="00867012" w:rsidRDefault="00867012" w:rsidP="00642770">
      <w:pPr>
        <w:pStyle w:val="Heading3"/>
        <w:rPr>
          <w:rtl/>
        </w:rPr>
      </w:pPr>
      <w:bookmarkStart w:id="48" w:name="_Toc59664229"/>
      <w:r w:rsidRPr="00251DB8">
        <w:rPr>
          <w:rFonts w:hint="cs"/>
          <w:sz w:val="24"/>
          <w:rtl/>
        </w:rPr>
        <w:t>طراحی</w:t>
      </w:r>
      <w:r w:rsidRPr="00867012">
        <w:rPr>
          <w:rFonts w:hint="cs"/>
          <w:rtl/>
        </w:rPr>
        <w:t xml:space="preserve"> برای تغییر</w:t>
      </w:r>
      <w:bookmarkEnd w:id="48"/>
    </w:p>
    <w:p w14:paraId="67B728C8" w14:textId="594353B3" w:rsidR="00867012" w:rsidRPr="00867012" w:rsidRDefault="00867012" w:rsidP="00867012">
      <w:pPr>
        <w:spacing w:line="360" w:lineRule="auto"/>
        <w:rPr>
          <w:sz w:val="24"/>
          <w:rtl/>
        </w:rPr>
      </w:pPr>
      <w:r w:rsidRPr="00867012">
        <w:rPr>
          <w:rFonts w:hint="cs"/>
          <w:sz w:val="24"/>
          <w:rtl/>
        </w:rPr>
        <w:t>رویداد</w:t>
      </w:r>
      <w:r w:rsidR="00E955A6">
        <w:rPr>
          <w:rFonts w:hint="cs"/>
          <w:sz w:val="24"/>
          <w:rtl/>
        </w:rPr>
        <w:t>‌</w:t>
      </w:r>
      <w:r w:rsidRPr="00867012">
        <w:rPr>
          <w:rFonts w:hint="cs"/>
          <w:sz w:val="24"/>
          <w:rtl/>
        </w:rPr>
        <w:t>های زیادی می</w:t>
      </w:r>
      <w:r w:rsidR="00E955A6">
        <w:rPr>
          <w:rFonts w:hint="cs"/>
          <w:sz w:val="24"/>
          <w:rtl/>
        </w:rPr>
        <w:t>‌</w:t>
      </w:r>
      <w:r w:rsidRPr="00867012">
        <w:rPr>
          <w:rFonts w:hint="cs"/>
          <w:sz w:val="24"/>
          <w:rtl/>
        </w:rPr>
        <w:t>توانند باعث تغییر در سیستم ما بشوند. برخی از این رویدادها عبارتند از:</w:t>
      </w:r>
    </w:p>
    <w:p w14:paraId="78A472FE" w14:textId="5A1062AA" w:rsidR="00867012" w:rsidRPr="00867012" w:rsidRDefault="00867012" w:rsidP="005C4DBE">
      <w:pPr>
        <w:pStyle w:val="ListParagraph"/>
        <w:numPr>
          <w:ilvl w:val="0"/>
          <w:numId w:val="23"/>
        </w:numPr>
        <w:spacing w:after="160" w:line="360" w:lineRule="auto"/>
        <w:rPr>
          <w:sz w:val="24"/>
          <w:rtl/>
        </w:rPr>
      </w:pPr>
      <w:r w:rsidRPr="00867012">
        <w:rPr>
          <w:rFonts w:hint="cs"/>
          <w:sz w:val="24"/>
          <w:rtl/>
        </w:rPr>
        <w:t>تغییراتی که ممکن است در محیط کسب و کار نرم</w:t>
      </w:r>
      <w:r w:rsidR="00E955A6">
        <w:rPr>
          <w:rFonts w:hint="cs"/>
          <w:sz w:val="24"/>
          <w:rtl/>
        </w:rPr>
        <w:t>‌</w:t>
      </w:r>
      <w:r w:rsidRPr="00867012">
        <w:rPr>
          <w:rFonts w:hint="cs"/>
          <w:sz w:val="24"/>
          <w:rtl/>
        </w:rPr>
        <w:t>افزار ایجاد شوند و نیازمندی</w:t>
      </w:r>
      <w:r w:rsidR="00E955A6">
        <w:rPr>
          <w:rFonts w:hint="cs"/>
          <w:sz w:val="24"/>
          <w:rtl/>
        </w:rPr>
        <w:t>‌</w:t>
      </w:r>
      <w:r w:rsidRPr="00867012">
        <w:rPr>
          <w:rFonts w:hint="cs"/>
          <w:sz w:val="24"/>
          <w:rtl/>
        </w:rPr>
        <w:t>های نرم</w:t>
      </w:r>
      <w:r w:rsidR="00E955A6">
        <w:rPr>
          <w:rFonts w:hint="cs"/>
          <w:sz w:val="24"/>
          <w:rtl/>
        </w:rPr>
        <w:t>‌</w:t>
      </w:r>
      <w:r w:rsidRPr="00867012">
        <w:rPr>
          <w:rFonts w:hint="cs"/>
          <w:sz w:val="24"/>
          <w:rtl/>
        </w:rPr>
        <w:t>افزار را تغییر دهند.</w:t>
      </w:r>
      <w:r w:rsidR="00E955A6">
        <w:rPr>
          <w:rFonts w:hint="cs"/>
          <w:sz w:val="24"/>
          <w:rtl/>
        </w:rPr>
        <w:t xml:space="preserve"> </w:t>
      </w:r>
      <w:r w:rsidRPr="00867012">
        <w:rPr>
          <w:rFonts w:hint="cs"/>
          <w:sz w:val="24"/>
          <w:rtl/>
        </w:rPr>
        <w:t>به طور</w:t>
      </w:r>
      <w:r w:rsidR="00E955A6">
        <w:rPr>
          <w:rFonts w:hint="cs"/>
          <w:sz w:val="24"/>
          <w:rtl/>
        </w:rPr>
        <w:t xml:space="preserve"> </w:t>
      </w:r>
      <w:r w:rsidRPr="00867012">
        <w:rPr>
          <w:rFonts w:hint="cs"/>
          <w:sz w:val="24"/>
          <w:rtl/>
        </w:rPr>
        <w:t>مثال اگر که مشتری تصمیم به حذف و یا تغییر در کسب</w:t>
      </w:r>
      <w:r w:rsidR="00E955A6">
        <w:rPr>
          <w:rFonts w:hint="cs"/>
          <w:sz w:val="24"/>
          <w:rtl/>
        </w:rPr>
        <w:t>‌</w:t>
      </w:r>
      <w:r w:rsidRPr="00867012">
        <w:rPr>
          <w:rFonts w:hint="cs"/>
          <w:sz w:val="24"/>
          <w:rtl/>
        </w:rPr>
        <w:t>وکار مربوط به ارائه برنامه پیشنهادی به دانشجو بکند، نیازمندی</w:t>
      </w:r>
      <w:r w:rsidR="00E955A6">
        <w:rPr>
          <w:rFonts w:hint="cs"/>
          <w:sz w:val="24"/>
          <w:rtl/>
        </w:rPr>
        <w:t>‌</w:t>
      </w:r>
      <w:r w:rsidRPr="00867012">
        <w:rPr>
          <w:rFonts w:hint="cs"/>
          <w:sz w:val="24"/>
          <w:rtl/>
        </w:rPr>
        <w:t>های سیستم دچار تغییرات زیادی می</w:t>
      </w:r>
      <w:r w:rsidR="00E955A6">
        <w:rPr>
          <w:rFonts w:hint="cs"/>
          <w:sz w:val="24"/>
          <w:rtl/>
        </w:rPr>
        <w:t>‌</w:t>
      </w:r>
      <w:r w:rsidRPr="00867012">
        <w:rPr>
          <w:rFonts w:hint="cs"/>
          <w:sz w:val="24"/>
          <w:rtl/>
        </w:rPr>
        <w:t>شوند.</w:t>
      </w:r>
    </w:p>
    <w:p w14:paraId="57DC8185" w14:textId="55EAFF85" w:rsidR="00867012" w:rsidRPr="00867012" w:rsidRDefault="00867012" w:rsidP="005C4DBE">
      <w:pPr>
        <w:pStyle w:val="ListParagraph"/>
        <w:numPr>
          <w:ilvl w:val="0"/>
          <w:numId w:val="23"/>
        </w:numPr>
        <w:spacing w:after="160" w:line="360" w:lineRule="auto"/>
        <w:rPr>
          <w:sz w:val="24"/>
        </w:rPr>
      </w:pPr>
      <w:r w:rsidRPr="00867012">
        <w:rPr>
          <w:rFonts w:hint="cs"/>
          <w:sz w:val="24"/>
          <w:rtl/>
        </w:rPr>
        <w:t>در طول کار سیستم ممکن است مشکلاتی ایجاد شود</w:t>
      </w:r>
      <w:r w:rsidR="00E955A6">
        <w:rPr>
          <w:rFonts w:hint="cs"/>
          <w:sz w:val="24"/>
          <w:rtl/>
        </w:rPr>
        <w:t xml:space="preserve"> </w:t>
      </w:r>
      <w:r w:rsidRPr="00867012">
        <w:rPr>
          <w:rFonts w:hint="cs"/>
          <w:sz w:val="24"/>
          <w:rtl/>
        </w:rPr>
        <w:t xml:space="preserve">که برای رفع </w:t>
      </w:r>
      <w:r w:rsidR="00E955A6">
        <w:rPr>
          <w:rFonts w:hint="cs"/>
          <w:sz w:val="24"/>
          <w:rtl/>
        </w:rPr>
        <w:t>آ</w:t>
      </w:r>
      <w:r w:rsidRPr="00867012">
        <w:rPr>
          <w:rFonts w:hint="cs"/>
          <w:sz w:val="24"/>
          <w:rtl/>
        </w:rPr>
        <w:t>ن</w:t>
      </w:r>
      <w:r w:rsidR="00E955A6">
        <w:rPr>
          <w:rFonts w:hint="cs"/>
          <w:sz w:val="24"/>
          <w:rtl/>
        </w:rPr>
        <w:t>‌</w:t>
      </w:r>
      <w:r w:rsidRPr="00867012">
        <w:rPr>
          <w:rFonts w:hint="cs"/>
          <w:sz w:val="24"/>
          <w:rtl/>
        </w:rPr>
        <w:t>ها لازم است که تغییراتی در سیستم نرم</w:t>
      </w:r>
      <w:r w:rsidR="00E955A6">
        <w:rPr>
          <w:rFonts w:hint="cs"/>
          <w:sz w:val="24"/>
          <w:rtl/>
        </w:rPr>
        <w:t>‌</w:t>
      </w:r>
      <w:r w:rsidRPr="00867012">
        <w:rPr>
          <w:rFonts w:hint="cs"/>
          <w:sz w:val="24"/>
          <w:rtl/>
        </w:rPr>
        <w:t>افزاری صورت گیرد.</w:t>
      </w:r>
    </w:p>
    <w:p w14:paraId="41619FE9" w14:textId="0921CF1B" w:rsidR="00867012" w:rsidRPr="00867012" w:rsidRDefault="00867012" w:rsidP="005C4DBE">
      <w:pPr>
        <w:pStyle w:val="ListParagraph"/>
        <w:numPr>
          <w:ilvl w:val="0"/>
          <w:numId w:val="23"/>
        </w:numPr>
        <w:spacing w:after="160" w:line="360" w:lineRule="auto"/>
        <w:rPr>
          <w:sz w:val="24"/>
        </w:rPr>
      </w:pPr>
      <w:r w:rsidRPr="00867012">
        <w:rPr>
          <w:rFonts w:hint="cs"/>
          <w:sz w:val="24"/>
          <w:rtl/>
        </w:rPr>
        <w:t>تغییراتی که ممکن است در پایگاه</w:t>
      </w:r>
      <w:r w:rsidR="00E955A6">
        <w:rPr>
          <w:rFonts w:hint="cs"/>
          <w:sz w:val="24"/>
          <w:rtl/>
        </w:rPr>
        <w:t>‌</w:t>
      </w:r>
      <w:r w:rsidRPr="00867012">
        <w:rPr>
          <w:rFonts w:hint="cs"/>
          <w:sz w:val="24"/>
          <w:rtl/>
        </w:rPr>
        <w:t>داده</w:t>
      </w:r>
      <w:r w:rsidR="00E955A6">
        <w:rPr>
          <w:rFonts w:hint="cs"/>
          <w:sz w:val="24"/>
          <w:rtl/>
        </w:rPr>
        <w:t>‌</w:t>
      </w:r>
      <w:r w:rsidRPr="00867012">
        <w:rPr>
          <w:rFonts w:hint="cs"/>
          <w:sz w:val="24"/>
          <w:rtl/>
        </w:rPr>
        <w:t>ی مرتبط با سیستم ایجاد شوند،</w:t>
      </w:r>
      <w:r w:rsidR="00E955A6">
        <w:rPr>
          <w:rFonts w:hint="cs"/>
          <w:sz w:val="24"/>
          <w:rtl/>
        </w:rPr>
        <w:t xml:space="preserve"> </w:t>
      </w:r>
      <w:r w:rsidRPr="00867012">
        <w:rPr>
          <w:rFonts w:hint="cs"/>
          <w:sz w:val="24"/>
          <w:rtl/>
        </w:rPr>
        <w:t>باعث تغییر در سیستم نرم</w:t>
      </w:r>
      <w:r w:rsidR="00E955A6">
        <w:rPr>
          <w:rFonts w:hint="cs"/>
          <w:sz w:val="24"/>
          <w:rtl/>
        </w:rPr>
        <w:t>‌</w:t>
      </w:r>
      <w:r w:rsidRPr="00867012">
        <w:rPr>
          <w:rFonts w:hint="cs"/>
          <w:sz w:val="24"/>
          <w:rtl/>
        </w:rPr>
        <w:t>افزاری می</w:t>
      </w:r>
      <w:r w:rsidR="00E955A6">
        <w:rPr>
          <w:rFonts w:hint="cs"/>
          <w:sz w:val="24"/>
          <w:rtl/>
        </w:rPr>
        <w:t>‌</w:t>
      </w:r>
      <w:r w:rsidRPr="00867012">
        <w:rPr>
          <w:rFonts w:hint="cs"/>
          <w:sz w:val="24"/>
          <w:rtl/>
        </w:rPr>
        <w:t>شوند.</w:t>
      </w:r>
    </w:p>
    <w:p w14:paraId="59408A41" w14:textId="537872D4" w:rsidR="00867012" w:rsidRPr="00867012" w:rsidRDefault="00867012" w:rsidP="005C4DBE">
      <w:pPr>
        <w:pStyle w:val="ListParagraph"/>
        <w:numPr>
          <w:ilvl w:val="0"/>
          <w:numId w:val="23"/>
        </w:numPr>
        <w:spacing w:after="160" w:line="360" w:lineRule="auto"/>
        <w:rPr>
          <w:sz w:val="24"/>
        </w:rPr>
      </w:pPr>
      <w:r w:rsidRPr="00867012">
        <w:rPr>
          <w:rFonts w:hint="cs"/>
          <w:sz w:val="24"/>
          <w:rtl/>
        </w:rPr>
        <w:t xml:space="preserve">تغییراتی که در </w:t>
      </w:r>
      <w:r w:rsidR="007D7420">
        <w:rPr>
          <w:rFonts w:hint="cs"/>
          <w:sz w:val="24"/>
          <w:rtl/>
        </w:rPr>
        <w:t>آ</w:t>
      </w:r>
      <w:r w:rsidRPr="00867012">
        <w:rPr>
          <w:rFonts w:hint="cs"/>
          <w:sz w:val="24"/>
          <w:rtl/>
        </w:rPr>
        <w:t>یین</w:t>
      </w:r>
      <w:r w:rsidR="007D7420">
        <w:rPr>
          <w:sz w:val="24"/>
        </w:rPr>
        <w:t>‎</w:t>
      </w:r>
      <w:r w:rsidRPr="00867012">
        <w:rPr>
          <w:rFonts w:hint="cs"/>
          <w:sz w:val="24"/>
          <w:rtl/>
        </w:rPr>
        <w:t>نامه</w:t>
      </w:r>
      <w:r w:rsidR="007D7420">
        <w:rPr>
          <w:rFonts w:hint="cs"/>
          <w:sz w:val="24"/>
          <w:rtl/>
        </w:rPr>
        <w:t>‌</w:t>
      </w:r>
      <w:r w:rsidRPr="00867012">
        <w:rPr>
          <w:rFonts w:hint="cs"/>
          <w:sz w:val="24"/>
          <w:rtl/>
        </w:rPr>
        <w:t>ها و سیاست</w:t>
      </w:r>
      <w:r w:rsidR="007D7420">
        <w:rPr>
          <w:rFonts w:hint="cs"/>
          <w:sz w:val="24"/>
          <w:rtl/>
        </w:rPr>
        <w:t>‌</w:t>
      </w:r>
      <w:r w:rsidRPr="00867012">
        <w:rPr>
          <w:rFonts w:hint="cs"/>
          <w:sz w:val="24"/>
          <w:rtl/>
        </w:rPr>
        <w:t xml:space="preserve">های </w:t>
      </w:r>
      <w:r w:rsidR="007D7420">
        <w:rPr>
          <w:rFonts w:hint="cs"/>
          <w:sz w:val="24"/>
          <w:rtl/>
        </w:rPr>
        <w:t>آ</w:t>
      </w:r>
      <w:r w:rsidRPr="00867012">
        <w:rPr>
          <w:rFonts w:hint="cs"/>
          <w:sz w:val="24"/>
          <w:rtl/>
        </w:rPr>
        <w:t>موزش دانشگاه</w:t>
      </w:r>
      <w:r w:rsidR="007D7420">
        <w:rPr>
          <w:rFonts w:hint="cs"/>
          <w:sz w:val="24"/>
          <w:rtl/>
        </w:rPr>
        <w:t>‌</w:t>
      </w:r>
      <w:r w:rsidRPr="00867012">
        <w:rPr>
          <w:rFonts w:hint="cs"/>
          <w:sz w:val="24"/>
          <w:rtl/>
        </w:rPr>
        <w:t>ها صورت می</w:t>
      </w:r>
      <w:r w:rsidR="007D7420">
        <w:rPr>
          <w:rFonts w:hint="cs"/>
          <w:sz w:val="24"/>
          <w:rtl/>
        </w:rPr>
        <w:t>‌</w:t>
      </w:r>
      <w:r w:rsidRPr="00867012">
        <w:rPr>
          <w:rFonts w:hint="cs"/>
          <w:sz w:val="24"/>
          <w:rtl/>
        </w:rPr>
        <w:t>گیرد باعث می</w:t>
      </w:r>
      <w:r w:rsidR="007D7420">
        <w:rPr>
          <w:rFonts w:hint="cs"/>
          <w:sz w:val="24"/>
          <w:rtl/>
        </w:rPr>
        <w:t>‌</w:t>
      </w:r>
      <w:r w:rsidRPr="00867012">
        <w:rPr>
          <w:rFonts w:hint="cs"/>
          <w:sz w:val="24"/>
          <w:rtl/>
        </w:rPr>
        <w:t>شوند که نیازمندی</w:t>
      </w:r>
      <w:r w:rsidR="007D7420">
        <w:rPr>
          <w:rFonts w:hint="cs"/>
          <w:sz w:val="24"/>
          <w:rtl/>
        </w:rPr>
        <w:t>‌</w:t>
      </w:r>
      <w:r w:rsidRPr="00867012">
        <w:rPr>
          <w:rFonts w:hint="cs"/>
          <w:sz w:val="24"/>
          <w:rtl/>
        </w:rPr>
        <w:t>های سیستم ما تغییر کنند.</w:t>
      </w:r>
    </w:p>
    <w:p w14:paraId="1C04CCF0" w14:textId="77777777" w:rsidR="00867012" w:rsidRPr="00867012" w:rsidRDefault="00867012" w:rsidP="005C4DBE">
      <w:pPr>
        <w:pStyle w:val="ListParagraph"/>
        <w:numPr>
          <w:ilvl w:val="0"/>
          <w:numId w:val="23"/>
        </w:numPr>
        <w:spacing w:after="160" w:line="360" w:lineRule="auto"/>
        <w:rPr>
          <w:sz w:val="24"/>
        </w:rPr>
      </w:pPr>
      <w:r w:rsidRPr="00867012">
        <w:rPr>
          <w:rFonts w:hint="cs"/>
          <w:sz w:val="24"/>
          <w:rtl/>
        </w:rPr>
        <w:t>به دلیل پیشرفت روز افزون فناوری و نیاز به تغییر در سیستم، جهت کارامد بودن سامانه در طول زمان، لازم است تغییراتی در فناوری سامانه ایجاد شود.</w:t>
      </w:r>
    </w:p>
    <w:p w14:paraId="7F36C72F" w14:textId="6D9E0BDB" w:rsidR="00867012" w:rsidRPr="00867012" w:rsidRDefault="00867012" w:rsidP="005C4DBE">
      <w:pPr>
        <w:pStyle w:val="ListParagraph"/>
        <w:numPr>
          <w:ilvl w:val="0"/>
          <w:numId w:val="23"/>
        </w:numPr>
        <w:spacing w:after="160" w:line="360" w:lineRule="auto"/>
        <w:rPr>
          <w:sz w:val="24"/>
        </w:rPr>
      </w:pPr>
      <w:r w:rsidRPr="00867012">
        <w:rPr>
          <w:rFonts w:hint="cs"/>
          <w:sz w:val="24"/>
          <w:rtl/>
        </w:rPr>
        <w:lastRenderedPageBreak/>
        <w:t>برای ارتقای کارایی،</w:t>
      </w:r>
      <w:r w:rsidR="007B7349">
        <w:rPr>
          <w:rFonts w:hint="cs"/>
          <w:sz w:val="24"/>
          <w:rtl/>
        </w:rPr>
        <w:t xml:space="preserve"> </w:t>
      </w:r>
      <w:r w:rsidRPr="00867012">
        <w:rPr>
          <w:rFonts w:hint="cs"/>
          <w:sz w:val="24"/>
          <w:rtl/>
        </w:rPr>
        <w:t>قابلیت اطمینان بودن،</w:t>
      </w:r>
      <w:r w:rsidR="007B7349">
        <w:rPr>
          <w:rFonts w:hint="cs"/>
          <w:sz w:val="24"/>
          <w:rtl/>
        </w:rPr>
        <w:t xml:space="preserve"> </w:t>
      </w:r>
      <w:r w:rsidRPr="00867012">
        <w:rPr>
          <w:rFonts w:hint="cs"/>
          <w:sz w:val="24"/>
          <w:rtl/>
        </w:rPr>
        <w:t>بهره وری، امنیت و کاربر پسند بودن لازم است تغییراتی در سیستم اعمال شود.</w:t>
      </w:r>
    </w:p>
    <w:p w14:paraId="73845886" w14:textId="560AB302" w:rsidR="00867012" w:rsidRPr="00867012" w:rsidRDefault="00867012" w:rsidP="005C4DBE">
      <w:pPr>
        <w:pStyle w:val="ListParagraph"/>
        <w:numPr>
          <w:ilvl w:val="0"/>
          <w:numId w:val="23"/>
        </w:numPr>
        <w:spacing w:after="160" w:line="360" w:lineRule="auto"/>
        <w:rPr>
          <w:sz w:val="24"/>
        </w:rPr>
      </w:pPr>
      <w:r w:rsidRPr="00867012">
        <w:rPr>
          <w:rFonts w:hint="cs"/>
          <w:sz w:val="24"/>
          <w:rtl/>
        </w:rPr>
        <w:t>تغییراتی که ممکن است در برنامه</w:t>
      </w:r>
      <w:r w:rsidR="007B7349">
        <w:rPr>
          <w:rFonts w:hint="cs"/>
          <w:sz w:val="24"/>
          <w:rtl/>
        </w:rPr>
        <w:t>‌</w:t>
      </w:r>
      <w:r w:rsidRPr="00867012">
        <w:rPr>
          <w:rFonts w:hint="cs"/>
          <w:sz w:val="24"/>
          <w:rtl/>
        </w:rPr>
        <w:t>ریزی پروژه، زمان تحویل و بودجه</w:t>
      </w:r>
      <w:r w:rsidR="007B7349">
        <w:rPr>
          <w:rFonts w:hint="cs"/>
          <w:sz w:val="24"/>
          <w:rtl/>
        </w:rPr>
        <w:t>‌</w:t>
      </w:r>
      <w:r w:rsidRPr="00867012">
        <w:rPr>
          <w:rFonts w:hint="cs"/>
          <w:sz w:val="24"/>
          <w:rtl/>
        </w:rPr>
        <w:t>بندی آن انجام شود باعث تغییر در سیستم و</w:t>
      </w:r>
      <w:r w:rsidR="007B7349">
        <w:rPr>
          <w:rFonts w:hint="cs"/>
          <w:sz w:val="24"/>
          <w:rtl/>
        </w:rPr>
        <w:t xml:space="preserve"> </w:t>
      </w:r>
      <w:r w:rsidRPr="00867012">
        <w:rPr>
          <w:rFonts w:hint="cs"/>
          <w:sz w:val="24"/>
          <w:rtl/>
        </w:rPr>
        <w:t>نیازمندی</w:t>
      </w:r>
      <w:r w:rsidR="007B7349">
        <w:rPr>
          <w:rFonts w:hint="cs"/>
          <w:sz w:val="24"/>
          <w:rtl/>
        </w:rPr>
        <w:t>‌</w:t>
      </w:r>
      <w:r w:rsidRPr="00867012">
        <w:rPr>
          <w:rFonts w:hint="cs"/>
          <w:sz w:val="24"/>
          <w:rtl/>
        </w:rPr>
        <w:t>های آن می</w:t>
      </w:r>
      <w:r w:rsidR="00015023">
        <w:rPr>
          <w:rFonts w:hint="cs"/>
          <w:sz w:val="24"/>
          <w:rtl/>
        </w:rPr>
        <w:t>‌</w:t>
      </w:r>
      <w:r w:rsidRPr="00867012">
        <w:rPr>
          <w:rFonts w:hint="cs"/>
          <w:sz w:val="24"/>
          <w:rtl/>
        </w:rPr>
        <w:t>شود.</w:t>
      </w:r>
    </w:p>
    <w:p w14:paraId="3744EFA9" w14:textId="26FCB82E" w:rsidR="00867012" w:rsidRPr="00867012" w:rsidRDefault="00867012" w:rsidP="00867012">
      <w:pPr>
        <w:spacing w:line="360" w:lineRule="auto"/>
        <w:jc w:val="both"/>
        <w:rPr>
          <w:sz w:val="24"/>
        </w:rPr>
      </w:pPr>
      <w:r w:rsidRPr="00867012">
        <w:rPr>
          <w:rFonts w:hint="cs"/>
          <w:sz w:val="24"/>
          <w:rtl/>
        </w:rPr>
        <w:t>این رویدادهای قابل پیش</w:t>
      </w:r>
      <w:r w:rsidR="004D3B6E">
        <w:rPr>
          <w:rFonts w:hint="cs"/>
          <w:sz w:val="24"/>
          <w:rtl/>
        </w:rPr>
        <w:t>‌</w:t>
      </w:r>
      <w:r w:rsidRPr="00867012">
        <w:rPr>
          <w:rFonts w:hint="cs"/>
          <w:sz w:val="24"/>
          <w:rtl/>
        </w:rPr>
        <w:t>بینی لازم است در طراحی معماری نرم</w:t>
      </w:r>
      <w:r w:rsidR="004D3B6E">
        <w:rPr>
          <w:rFonts w:hint="cs"/>
          <w:sz w:val="24"/>
          <w:rtl/>
        </w:rPr>
        <w:t>‌</w:t>
      </w:r>
      <w:r w:rsidRPr="00867012">
        <w:rPr>
          <w:rFonts w:hint="cs"/>
          <w:sz w:val="24"/>
          <w:rtl/>
        </w:rPr>
        <w:t>افزار در نظر گرفته شوند و این طراحی، سازوکارهایی را برای تطابق با این تغییرات شامل گردد. برای پاسخ به رویدادهای قابل پیش</w:t>
      </w:r>
      <w:r w:rsidR="004D3B6E">
        <w:rPr>
          <w:rFonts w:hint="cs"/>
          <w:sz w:val="24"/>
          <w:rtl/>
        </w:rPr>
        <w:t>‌</w:t>
      </w:r>
      <w:r w:rsidRPr="00867012">
        <w:rPr>
          <w:rFonts w:hint="cs"/>
          <w:sz w:val="24"/>
          <w:rtl/>
        </w:rPr>
        <w:t>بینیِ سیستم تعاملیِ ساوا، ما معماری چندلایه را انتخاب نمودیم که در آن کل سیستم را به چند زیرسیستم دیگر تبدیل نموده و وظایف را بین آنها تقسیم نمودیم. برای مثال اگر نیاز به اعمال تغییراتی در قسمت ظاهر سیستم داشتیم می</w:t>
      </w:r>
      <w:r w:rsidR="00857FC8">
        <w:rPr>
          <w:rFonts w:hint="cs"/>
          <w:sz w:val="24"/>
          <w:rtl/>
        </w:rPr>
        <w:t>‌</w:t>
      </w:r>
      <w:r w:rsidRPr="00867012">
        <w:rPr>
          <w:rFonts w:hint="cs"/>
          <w:sz w:val="24"/>
          <w:rtl/>
        </w:rPr>
        <w:t>توانیم بدون هیچ نگرانی و نیاز به تغییر در بقیه اجزای سیستم این کار را در لایه</w:t>
      </w:r>
      <w:r w:rsidR="00857FC8">
        <w:rPr>
          <w:rFonts w:hint="cs"/>
          <w:sz w:val="24"/>
          <w:rtl/>
        </w:rPr>
        <w:t>‌</w:t>
      </w:r>
      <w:r w:rsidRPr="00867012">
        <w:rPr>
          <w:rFonts w:hint="cs"/>
          <w:sz w:val="24"/>
          <w:rtl/>
        </w:rPr>
        <w:t xml:space="preserve">ی </w:t>
      </w:r>
      <w:r w:rsidR="00857FC8">
        <w:rPr>
          <w:sz w:val="24"/>
        </w:rPr>
        <w:t>P</w:t>
      </w:r>
      <w:r w:rsidRPr="00867012">
        <w:rPr>
          <w:sz w:val="24"/>
        </w:rPr>
        <w:t>resentation</w:t>
      </w:r>
      <w:r w:rsidRPr="00867012">
        <w:rPr>
          <w:rFonts w:hint="cs"/>
          <w:sz w:val="24"/>
          <w:rtl/>
        </w:rPr>
        <w:t xml:space="preserve"> انجام دهیم و دیگر نیازی به تغییر در ساختار پایگاه</w:t>
      </w:r>
      <w:r w:rsidR="00857FC8">
        <w:rPr>
          <w:rFonts w:hint="cs"/>
          <w:sz w:val="24"/>
          <w:rtl/>
        </w:rPr>
        <w:t>‌</w:t>
      </w:r>
      <w:r w:rsidRPr="00867012">
        <w:rPr>
          <w:rFonts w:hint="cs"/>
          <w:sz w:val="24"/>
          <w:rtl/>
        </w:rPr>
        <w:t>داده و ... نباشد.</w:t>
      </w:r>
      <w:r w:rsidR="00857FC8">
        <w:rPr>
          <w:rFonts w:hint="cs"/>
          <w:sz w:val="24"/>
          <w:rtl/>
        </w:rPr>
        <w:t xml:space="preserve"> </w:t>
      </w:r>
      <w:r w:rsidRPr="00867012">
        <w:rPr>
          <w:rFonts w:hint="cs"/>
          <w:sz w:val="24"/>
          <w:rtl/>
        </w:rPr>
        <w:t>همچنین اگر نیاز به تغییر الگوریتمی در قسمت کسب</w:t>
      </w:r>
      <w:r w:rsidR="00857FC8">
        <w:rPr>
          <w:rFonts w:hint="cs"/>
          <w:sz w:val="24"/>
          <w:rtl/>
        </w:rPr>
        <w:t>‌</w:t>
      </w:r>
      <w:r w:rsidRPr="00867012">
        <w:rPr>
          <w:rFonts w:hint="cs"/>
          <w:sz w:val="24"/>
          <w:rtl/>
        </w:rPr>
        <w:t>وکار و یا پایگاه</w:t>
      </w:r>
      <w:r w:rsidR="00857FC8">
        <w:rPr>
          <w:rFonts w:hint="cs"/>
          <w:sz w:val="24"/>
          <w:rtl/>
        </w:rPr>
        <w:t>‌</w:t>
      </w:r>
      <w:r w:rsidRPr="00867012">
        <w:rPr>
          <w:rFonts w:hint="cs"/>
          <w:sz w:val="24"/>
          <w:rtl/>
        </w:rPr>
        <w:t>داده داشتیم نیز می</w:t>
      </w:r>
      <w:r w:rsidR="00857FC8">
        <w:rPr>
          <w:rFonts w:hint="cs"/>
          <w:sz w:val="24"/>
          <w:rtl/>
        </w:rPr>
        <w:t>‌</w:t>
      </w:r>
      <w:r w:rsidRPr="00867012">
        <w:rPr>
          <w:rFonts w:hint="cs"/>
          <w:sz w:val="24"/>
          <w:rtl/>
        </w:rPr>
        <w:t>توانیم تغییرات را بدون نیاز به تغییر بر روی کل سیستم فقط بر روی لایه</w:t>
      </w:r>
      <w:r w:rsidR="00857FC8">
        <w:rPr>
          <w:rFonts w:hint="cs"/>
          <w:sz w:val="24"/>
          <w:rtl/>
        </w:rPr>
        <w:t>‌</w:t>
      </w:r>
      <w:r w:rsidRPr="00867012">
        <w:rPr>
          <w:rFonts w:hint="cs"/>
          <w:sz w:val="24"/>
          <w:rtl/>
        </w:rPr>
        <w:t xml:space="preserve">ی مورد نظر اعمال کنیم . </w:t>
      </w:r>
    </w:p>
    <w:p w14:paraId="6AAAFE48" w14:textId="68B57734" w:rsidR="00867012" w:rsidRPr="00867012" w:rsidRDefault="00867012" w:rsidP="00642770">
      <w:pPr>
        <w:pStyle w:val="Heading3"/>
        <w:rPr>
          <w:rtl/>
        </w:rPr>
      </w:pPr>
      <w:bookmarkStart w:id="49" w:name="_Toc59664230"/>
      <w:r w:rsidRPr="00867012">
        <w:rPr>
          <w:rFonts w:hint="cs"/>
          <w:rtl/>
        </w:rPr>
        <w:t>جداسازی دغدغه</w:t>
      </w:r>
      <w:r w:rsidR="00BD2A8D">
        <w:rPr>
          <w:rFonts w:hint="cs"/>
          <w:rtl/>
        </w:rPr>
        <w:t>‌</w:t>
      </w:r>
      <w:r w:rsidRPr="00867012">
        <w:rPr>
          <w:rFonts w:hint="cs"/>
          <w:rtl/>
        </w:rPr>
        <w:t>ها</w:t>
      </w:r>
      <w:bookmarkEnd w:id="49"/>
    </w:p>
    <w:p w14:paraId="3CEA12D5" w14:textId="636BAEC2" w:rsidR="00867012" w:rsidRPr="00867012" w:rsidRDefault="00867012" w:rsidP="00867012">
      <w:pPr>
        <w:spacing w:line="360" w:lineRule="auto"/>
        <w:rPr>
          <w:sz w:val="24"/>
          <w:rtl/>
        </w:rPr>
      </w:pPr>
      <w:r w:rsidRPr="00867012">
        <w:rPr>
          <w:rFonts w:hint="cs"/>
          <w:sz w:val="24"/>
          <w:rtl/>
        </w:rPr>
        <w:t>در طراحی مولفه</w:t>
      </w:r>
      <w:r w:rsidR="00BD2A8D">
        <w:rPr>
          <w:rFonts w:hint="cs"/>
          <w:sz w:val="24"/>
          <w:rtl/>
        </w:rPr>
        <w:t>‌</w:t>
      </w:r>
      <w:r w:rsidRPr="00867012">
        <w:rPr>
          <w:rFonts w:hint="cs"/>
          <w:sz w:val="24"/>
          <w:rtl/>
        </w:rPr>
        <w:t>های مستقل نرم</w:t>
      </w:r>
      <w:r w:rsidR="00BD2A8D">
        <w:rPr>
          <w:rFonts w:hint="cs"/>
          <w:sz w:val="24"/>
          <w:rtl/>
        </w:rPr>
        <w:t>‌</w:t>
      </w:r>
      <w:r w:rsidRPr="00867012">
        <w:rPr>
          <w:rFonts w:hint="cs"/>
          <w:sz w:val="24"/>
          <w:rtl/>
        </w:rPr>
        <w:t>افزاری، جداسازی دغدغه</w:t>
      </w:r>
      <w:r w:rsidR="00BD2A8D">
        <w:rPr>
          <w:rFonts w:hint="cs"/>
          <w:sz w:val="24"/>
          <w:rtl/>
        </w:rPr>
        <w:t>‌</w:t>
      </w:r>
      <w:r w:rsidRPr="00867012">
        <w:rPr>
          <w:rFonts w:hint="cs"/>
          <w:sz w:val="24"/>
          <w:rtl/>
        </w:rPr>
        <w:t>ها به ما می</w:t>
      </w:r>
      <w:r w:rsidR="00BD2A8D">
        <w:rPr>
          <w:rFonts w:hint="cs"/>
          <w:sz w:val="24"/>
          <w:rtl/>
        </w:rPr>
        <w:t>‌</w:t>
      </w:r>
      <w:r w:rsidRPr="00867012">
        <w:rPr>
          <w:rFonts w:hint="cs"/>
          <w:sz w:val="24"/>
          <w:rtl/>
        </w:rPr>
        <w:t>گوید که هر مولفه باید بر یک جنبه از موضوع عملکرد نرم</w:t>
      </w:r>
      <w:r w:rsidR="00BD2A8D">
        <w:rPr>
          <w:rFonts w:hint="cs"/>
          <w:sz w:val="24"/>
          <w:rtl/>
        </w:rPr>
        <w:t>‌</w:t>
      </w:r>
      <w:r w:rsidRPr="00867012">
        <w:rPr>
          <w:rFonts w:hint="cs"/>
          <w:sz w:val="24"/>
          <w:rtl/>
        </w:rPr>
        <w:t>افزار تمرکز داشته باشد به همین دلیل ما سیستم را به سه لایه</w:t>
      </w:r>
      <w:r w:rsidR="00BD2A8D">
        <w:rPr>
          <w:rFonts w:hint="cs"/>
          <w:sz w:val="24"/>
          <w:rtl/>
        </w:rPr>
        <w:t>‌</w:t>
      </w:r>
      <w:r w:rsidRPr="00867012">
        <w:rPr>
          <w:rFonts w:hint="cs"/>
          <w:sz w:val="24"/>
          <w:rtl/>
        </w:rPr>
        <w:t>ی مختلف تقسیم نمودیم که در آن مولفه</w:t>
      </w:r>
      <w:r w:rsidR="00924075">
        <w:rPr>
          <w:rFonts w:hint="cs"/>
          <w:sz w:val="24"/>
          <w:rtl/>
        </w:rPr>
        <w:t>‌</w:t>
      </w:r>
      <w:r w:rsidRPr="00867012">
        <w:rPr>
          <w:rFonts w:hint="cs"/>
          <w:sz w:val="24"/>
          <w:rtl/>
        </w:rPr>
        <w:t xml:space="preserve">ی </w:t>
      </w:r>
      <w:r w:rsidR="00924075">
        <w:rPr>
          <w:sz w:val="24"/>
        </w:rPr>
        <w:t>P</w:t>
      </w:r>
      <w:r w:rsidRPr="00867012">
        <w:rPr>
          <w:sz w:val="24"/>
        </w:rPr>
        <w:t>resentation</w:t>
      </w:r>
      <w:r w:rsidRPr="00867012">
        <w:rPr>
          <w:rFonts w:hint="cs"/>
          <w:sz w:val="24"/>
          <w:rtl/>
        </w:rPr>
        <w:t xml:space="preserve"> باید بر نمایش اطلاعات به کاربر و دریافت درخواست</w:t>
      </w:r>
      <w:r w:rsidR="00BD2A8D">
        <w:rPr>
          <w:rFonts w:hint="cs"/>
          <w:sz w:val="24"/>
          <w:rtl/>
        </w:rPr>
        <w:t>‌</w:t>
      </w:r>
      <w:r w:rsidRPr="00867012">
        <w:rPr>
          <w:rFonts w:hint="cs"/>
          <w:sz w:val="24"/>
          <w:rtl/>
        </w:rPr>
        <w:t>های کاربر برای تغییر اطلاعات، مولفه</w:t>
      </w:r>
      <w:r w:rsidR="00BD2A8D">
        <w:rPr>
          <w:rFonts w:hint="cs"/>
          <w:sz w:val="24"/>
          <w:rtl/>
        </w:rPr>
        <w:t>‌</w:t>
      </w:r>
      <w:r w:rsidRPr="00867012">
        <w:rPr>
          <w:rFonts w:hint="cs"/>
          <w:sz w:val="24"/>
          <w:rtl/>
        </w:rPr>
        <w:t>ی مربوط به داده باید بر ذخیره و بازیابی اطلاعات و</w:t>
      </w:r>
      <w:r w:rsidR="00BD2A8D">
        <w:rPr>
          <w:rFonts w:hint="cs"/>
          <w:sz w:val="24"/>
          <w:rtl/>
        </w:rPr>
        <w:t xml:space="preserve"> </w:t>
      </w:r>
      <w:r w:rsidRPr="00867012">
        <w:rPr>
          <w:rFonts w:hint="cs"/>
          <w:sz w:val="24"/>
          <w:rtl/>
        </w:rPr>
        <w:t xml:space="preserve">مولفه </w:t>
      </w:r>
      <w:r w:rsidR="00924075">
        <w:rPr>
          <w:sz w:val="24"/>
        </w:rPr>
        <w:t>Logic</w:t>
      </w:r>
      <w:r w:rsidRPr="00867012">
        <w:rPr>
          <w:rFonts w:hint="cs"/>
          <w:sz w:val="24"/>
          <w:rtl/>
        </w:rPr>
        <w:t xml:space="preserve"> نیز برای کنترل درخوا</w:t>
      </w:r>
      <w:r w:rsidR="00BD2A8D">
        <w:rPr>
          <w:rFonts w:hint="cs"/>
          <w:sz w:val="24"/>
          <w:rtl/>
        </w:rPr>
        <w:t>س</w:t>
      </w:r>
      <w:r w:rsidRPr="00867012">
        <w:rPr>
          <w:rFonts w:hint="cs"/>
          <w:sz w:val="24"/>
          <w:rtl/>
        </w:rPr>
        <w:t>ت</w:t>
      </w:r>
      <w:r w:rsidR="00BD2A8D">
        <w:rPr>
          <w:rFonts w:hint="cs"/>
          <w:sz w:val="24"/>
          <w:rtl/>
        </w:rPr>
        <w:t>‌</w:t>
      </w:r>
      <w:r w:rsidRPr="00867012">
        <w:rPr>
          <w:rFonts w:hint="cs"/>
          <w:sz w:val="24"/>
          <w:rtl/>
        </w:rPr>
        <w:t>های دریافت شده از لای</w:t>
      </w:r>
      <w:r w:rsidR="00BD2A8D">
        <w:rPr>
          <w:rFonts w:hint="cs"/>
          <w:sz w:val="24"/>
          <w:rtl/>
        </w:rPr>
        <w:t>ه</w:t>
      </w:r>
      <w:r w:rsidRPr="00867012">
        <w:rPr>
          <w:rFonts w:hint="cs"/>
          <w:sz w:val="24"/>
          <w:rtl/>
        </w:rPr>
        <w:t xml:space="preserve"> باید بر مسئولیت</w:t>
      </w:r>
      <w:r w:rsidR="00BD2A8D">
        <w:rPr>
          <w:rFonts w:hint="cs"/>
          <w:sz w:val="24"/>
          <w:rtl/>
        </w:rPr>
        <w:t>‌</w:t>
      </w:r>
      <w:r w:rsidRPr="00867012">
        <w:rPr>
          <w:rFonts w:hint="cs"/>
          <w:sz w:val="24"/>
          <w:rtl/>
        </w:rPr>
        <w:t>های خاص کاری خود متمرکز باشد.</w:t>
      </w:r>
    </w:p>
    <w:p w14:paraId="7AE146D3" w14:textId="251C5138" w:rsidR="00867012" w:rsidRPr="00867012" w:rsidRDefault="00867012" w:rsidP="00642770">
      <w:pPr>
        <w:pStyle w:val="Heading3"/>
        <w:rPr>
          <w:rtl/>
        </w:rPr>
      </w:pPr>
      <w:bookmarkStart w:id="50" w:name="_Toc59664231"/>
      <w:r w:rsidRPr="00867012">
        <w:rPr>
          <w:rFonts w:hint="cs"/>
          <w:rtl/>
        </w:rPr>
        <w:t>پنهان</w:t>
      </w:r>
      <w:r w:rsidR="00BD2A8D">
        <w:rPr>
          <w:rFonts w:hint="cs"/>
          <w:rtl/>
        </w:rPr>
        <w:t>‌</w:t>
      </w:r>
      <w:r w:rsidRPr="00867012">
        <w:rPr>
          <w:rFonts w:hint="cs"/>
          <w:rtl/>
        </w:rPr>
        <w:t>سازی اطلاعات</w:t>
      </w:r>
      <w:bookmarkEnd w:id="50"/>
      <w:r w:rsidRPr="00867012">
        <w:rPr>
          <w:rFonts w:hint="cs"/>
          <w:rtl/>
        </w:rPr>
        <w:t xml:space="preserve"> </w:t>
      </w:r>
    </w:p>
    <w:p w14:paraId="2F66F780" w14:textId="78BF5686" w:rsidR="00867012" w:rsidRPr="00867012" w:rsidRDefault="00867012" w:rsidP="00867012">
      <w:pPr>
        <w:spacing w:line="360" w:lineRule="auto"/>
        <w:rPr>
          <w:sz w:val="24"/>
          <w:rtl/>
        </w:rPr>
      </w:pPr>
      <w:r w:rsidRPr="00867012">
        <w:rPr>
          <w:rFonts w:hint="cs"/>
          <w:sz w:val="24"/>
          <w:rtl/>
        </w:rPr>
        <w:t>برای کاهش اثرات تغییرات از قبل پیش</w:t>
      </w:r>
      <w:r w:rsidR="00BD2A8D">
        <w:rPr>
          <w:rFonts w:hint="cs"/>
          <w:sz w:val="24"/>
          <w:rtl/>
        </w:rPr>
        <w:t>‌</w:t>
      </w:r>
      <w:r w:rsidRPr="00867012">
        <w:rPr>
          <w:rFonts w:hint="cs"/>
          <w:sz w:val="24"/>
          <w:rtl/>
        </w:rPr>
        <w:t>بینی شده باید جزئیات پیاده</w:t>
      </w:r>
      <w:r w:rsidR="00AB03C8">
        <w:rPr>
          <w:rFonts w:hint="cs"/>
          <w:sz w:val="24"/>
          <w:rtl/>
        </w:rPr>
        <w:t>‌</w:t>
      </w:r>
      <w:r w:rsidRPr="00867012">
        <w:rPr>
          <w:rFonts w:hint="cs"/>
          <w:sz w:val="24"/>
          <w:rtl/>
        </w:rPr>
        <w:t>سازی یک بدنه نرم</w:t>
      </w:r>
      <w:r w:rsidR="00AB03C8">
        <w:rPr>
          <w:rFonts w:hint="cs"/>
          <w:sz w:val="24"/>
          <w:rtl/>
        </w:rPr>
        <w:t>‌</w:t>
      </w:r>
      <w:r w:rsidRPr="00867012">
        <w:rPr>
          <w:rFonts w:hint="cs"/>
          <w:sz w:val="24"/>
          <w:rtl/>
        </w:rPr>
        <w:t>افزاری از سایر قسمت</w:t>
      </w:r>
      <w:r w:rsidR="00AB03C8">
        <w:rPr>
          <w:rFonts w:hint="cs"/>
          <w:sz w:val="24"/>
          <w:rtl/>
        </w:rPr>
        <w:t>‌</w:t>
      </w:r>
      <w:r w:rsidRPr="00867012">
        <w:rPr>
          <w:rFonts w:hint="cs"/>
          <w:sz w:val="24"/>
          <w:rtl/>
        </w:rPr>
        <w:t>های سیستم نرم</w:t>
      </w:r>
      <w:r w:rsidR="00AB03C8">
        <w:rPr>
          <w:rFonts w:hint="cs"/>
          <w:sz w:val="24"/>
          <w:rtl/>
        </w:rPr>
        <w:t>‌</w:t>
      </w:r>
      <w:r w:rsidRPr="00867012">
        <w:rPr>
          <w:rFonts w:hint="cs"/>
          <w:sz w:val="24"/>
          <w:rtl/>
        </w:rPr>
        <w:t>افزاری پنهان شود که این کار با اختصاصی کردن داده</w:t>
      </w:r>
      <w:r w:rsidR="00AB03C8">
        <w:rPr>
          <w:rFonts w:hint="cs"/>
          <w:sz w:val="24"/>
          <w:rtl/>
        </w:rPr>
        <w:t>‌</w:t>
      </w:r>
      <w:r w:rsidRPr="00867012">
        <w:rPr>
          <w:rFonts w:hint="cs"/>
          <w:sz w:val="24"/>
          <w:rtl/>
        </w:rPr>
        <w:t>های یک کلاس و ثابت نگه داشتن ثابت</w:t>
      </w:r>
      <w:r w:rsidR="00AB03C8">
        <w:rPr>
          <w:rFonts w:hint="cs"/>
          <w:sz w:val="24"/>
          <w:rtl/>
        </w:rPr>
        <w:t>‌</w:t>
      </w:r>
      <w:r w:rsidRPr="00867012">
        <w:rPr>
          <w:rFonts w:hint="cs"/>
          <w:sz w:val="24"/>
          <w:rtl/>
        </w:rPr>
        <w:t>های آن کلاس صورت می</w:t>
      </w:r>
      <w:r w:rsidR="00AB03C8">
        <w:rPr>
          <w:rFonts w:hint="cs"/>
          <w:sz w:val="24"/>
          <w:rtl/>
        </w:rPr>
        <w:t>‌</w:t>
      </w:r>
      <w:r w:rsidRPr="00867012">
        <w:rPr>
          <w:rFonts w:hint="cs"/>
          <w:sz w:val="24"/>
          <w:rtl/>
        </w:rPr>
        <w:t>گیرد. در همین راستا در طراحی سیستم باید جزئیات پیاده</w:t>
      </w:r>
      <w:r w:rsidR="00AB03C8">
        <w:rPr>
          <w:rFonts w:hint="cs"/>
          <w:sz w:val="24"/>
          <w:rtl/>
        </w:rPr>
        <w:t>‌</w:t>
      </w:r>
      <w:r w:rsidRPr="00867012">
        <w:rPr>
          <w:rFonts w:hint="cs"/>
          <w:sz w:val="24"/>
          <w:rtl/>
        </w:rPr>
        <w:t>سازی زیر سیستم</w:t>
      </w:r>
      <w:r w:rsidR="00AB03C8">
        <w:rPr>
          <w:rFonts w:hint="cs"/>
          <w:sz w:val="24"/>
          <w:rtl/>
        </w:rPr>
        <w:t>‌</w:t>
      </w:r>
      <w:r w:rsidRPr="00867012">
        <w:rPr>
          <w:rFonts w:hint="cs"/>
          <w:sz w:val="24"/>
          <w:rtl/>
        </w:rPr>
        <w:t>ها از دید کل سیستم مخفی باشد که این امر با معماری چندلایه و در نظر گرفتن زیر سیستم</w:t>
      </w:r>
      <w:r w:rsidR="00AB03C8">
        <w:rPr>
          <w:rFonts w:hint="cs"/>
          <w:sz w:val="24"/>
          <w:rtl/>
        </w:rPr>
        <w:t>‌</w:t>
      </w:r>
      <w:r w:rsidRPr="00867012">
        <w:rPr>
          <w:rFonts w:hint="cs"/>
          <w:sz w:val="24"/>
          <w:rtl/>
        </w:rPr>
        <w:t>ها به صورت لایه</w:t>
      </w:r>
      <w:r w:rsidR="00AB03C8">
        <w:rPr>
          <w:rFonts w:hint="cs"/>
          <w:sz w:val="24"/>
          <w:rtl/>
        </w:rPr>
        <w:t>‌</w:t>
      </w:r>
      <w:r w:rsidRPr="00867012">
        <w:rPr>
          <w:rFonts w:hint="cs"/>
          <w:sz w:val="24"/>
          <w:rtl/>
        </w:rPr>
        <w:t>های جدا از یکدیگر و اختصاصی کردن داده</w:t>
      </w:r>
      <w:r w:rsidR="00AB03C8">
        <w:rPr>
          <w:rFonts w:hint="cs"/>
          <w:sz w:val="24"/>
          <w:rtl/>
        </w:rPr>
        <w:t>‌</w:t>
      </w:r>
      <w:r w:rsidRPr="00867012">
        <w:rPr>
          <w:rFonts w:hint="cs"/>
          <w:sz w:val="24"/>
          <w:rtl/>
        </w:rPr>
        <w:t>های هر لایه صورت می</w:t>
      </w:r>
      <w:r w:rsidR="00AB03C8">
        <w:rPr>
          <w:rFonts w:hint="cs"/>
          <w:sz w:val="24"/>
          <w:rtl/>
        </w:rPr>
        <w:t>‌</w:t>
      </w:r>
      <w:r w:rsidRPr="00867012">
        <w:rPr>
          <w:rFonts w:hint="cs"/>
          <w:sz w:val="24"/>
          <w:rtl/>
        </w:rPr>
        <w:t xml:space="preserve">گیرد. </w:t>
      </w:r>
    </w:p>
    <w:p w14:paraId="1C31C43E" w14:textId="77777777" w:rsidR="00867012" w:rsidRPr="00867012" w:rsidRDefault="00867012" w:rsidP="00642770">
      <w:pPr>
        <w:pStyle w:val="Heading3"/>
        <w:rPr>
          <w:rtl/>
        </w:rPr>
      </w:pPr>
      <w:bookmarkStart w:id="51" w:name="_Toc59664232"/>
      <w:r w:rsidRPr="00867012">
        <w:rPr>
          <w:rFonts w:hint="cs"/>
          <w:rtl/>
        </w:rPr>
        <w:t>چسبندگی زیاد</w:t>
      </w:r>
      <w:bookmarkEnd w:id="51"/>
    </w:p>
    <w:p w14:paraId="3C4230BA" w14:textId="6C06868B" w:rsidR="00867012" w:rsidRPr="00867012" w:rsidRDefault="00867012" w:rsidP="00867012">
      <w:pPr>
        <w:spacing w:line="360" w:lineRule="auto"/>
        <w:jc w:val="both"/>
        <w:rPr>
          <w:sz w:val="24"/>
          <w:rtl/>
        </w:rPr>
      </w:pPr>
      <w:r w:rsidRPr="00867012">
        <w:rPr>
          <w:rFonts w:hint="cs"/>
          <w:sz w:val="24"/>
          <w:rtl/>
        </w:rPr>
        <w:t>چسبندگی میزان ارتباط این توابع با ماموریت اصلی آن زیرسیستم را اندازه</w:t>
      </w:r>
      <w:r w:rsidR="00C94E00">
        <w:rPr>
          <w:rFonts w:hint="cs"/>
          <w:sz w:val="24"/>
          <w:rtl/>
        </w:rPr>
        <w:t>‌</w:t>
      </w:r>
      <w:r w:rsidRPr="00867012">
        <w:rPr>
          <w:rFonts w:hint="cs"/>
          <w:sz w:val="24"/>
          <w:rtl/>
        </w:rPr>
        <w:t>گیری می</w:t>
      </w:r>
      <w:r w:rsidR="00C94E00">
        <w:rPr>
          <w:rFonts w:hint="cs"/>
          <w:sz w:val="24"/>
          <w:rtl/>
        </w:rPr>
        <w:t>‌</w:t>
      </w:r>
      <w:r w:rsidRPr="00867012">
        <w:rPr>
          <w:rFonts w:hint="cs"/>
          <w:sz w:val="24"/>
          <w:rtl/>
        </w:rPr>
        <w:t>کند.</w:t>
      </w:r>
      <w:r w:rsidR="00C94E00">
        <w:rPr>
          <w:rFonts w:hint="cs"/>
          <w:sz w:val="24"/>
          <w:rtl/>
        </w:rPr>
        <w:t xml:space="preserve"> </w:t>
      </w:r>
      <w:r w:rsidRPr="00867012">
        <w:rPr>
          <w:rFonts w:hint="cs"/>
          <w:sz w:val="24"/>
          <w:rtl/>
        </w:rPr>
        <w:t>طبق قانون چسبندگی بالا باید توابع هر زیر سیستم به گونه</w:t>
      </w:r>
      <w:r w:rsidR="00C94E00">
        <w:rPr>
          <w:rFonts w:hint="cs"/>
          <w:sz w:val="24"/>
          <w:rtl/>
        </w:rPr>
        <w:t>‌</w:t>
      </w:r>
      <w:r w:rsidRPr="00867012">
        <w:rPr>
          <w:rFonts w:hint="cs"/>
          <w:sz w:val="24"/>
          <w:rtl/>
        </w:rPr>
        <w:t>ای باشد که تمام آنها بیشترین درجه</w:t>
      </w:r>
      <w:r w:rsidR="00C94E00">
        <w:rPr>
          <w:rFonts w:hint="cs"/>
          <w:sz w:val="24"/>
          <w:rtl/>
        </w:rPr>
        <w:t>‌</w:t>
      </w:r>
      <w:r w:rsidRPr="00867012">
        <w:rPr>
          <w:rFonts w:hint="cs"/>
          <w:sz w:val="24"/>
          <w:rtl/>
        </w:rPr>
        <w:t>ی ارتباط با مسئولیت اصلی زیرسیستم را داشته باشند. ما در سامانه ساوا، معماری را به صورت چندلایه در نظر گرفته و توابع را در لایه</w:t>
      </w:r>
      <w:r w:rsidR="00C94E00">
        <w:rPr>
          <w:rFonts w:hint="cs"/>
          <w:sz w:val="24"/>
          <w:rtl/>
        </w:rPr>
        <w:t>‌</w:t>
      </w:r>
      <w:r w:rsidRPr="00867012">
        <w:rPr>
          <w:rFonts w:hint="cs"/>
          <w:sz w:val="24"/>
          <w:rtl/>
        </w:rPr>
        <w:t>ی مخصوص به خود قرار دادیم. عملکرد توابع در هر زیرسیستم در راستای برآورده ساختن مسئولیت اصلی آن زیر سیستم می باشد. برای مثال هر کدام از توابع</w:t>
      </w:r>
      <w:r w:rsidRPr="00867012">
        <w:rPr>
          <w:rFonts w:hint="cs"/>
          <w:color w:val="FF0000"/>
          <w:sz w:val="24"/>
          <w:rtl/>
        </w:rPr>
        <w:t xml:space="preserve"> </w:t>
      </w:r>
      <w:r w:rsidRPr="00867012">
        <w:rPr>
          <w:rFonts w:hint="cs"/>
          <w:sz w:val="24"/>
          <w:rtl/>
        </w:rPr>
        <w:t>از لایه</w:t>
      </w:r>
      <w:r w:rsidR="006F5D4C">
        <w:rPr>
          <w:rFonts w:hint="cs"/>
          <w:sz w:val="24"/>
          <w:rtl/>
        </w:rPr>
        <w:t>‌</w:t>
      </w:r>
      <w:r w:rsidRPr="00867012">
        <w:rPr>
          <w:rFonts w:hint="cs"/>
          <w:sz w:val="24"/>
          <w:rtl/>
        </w:rPr>
        <w:t>ی</w:t>
      </w:r>
      <w:r w:rsidR="00576A02">
        <w:rPr>
          <w:sz w:val="24"/>
          <w:lang w:val="en-US"/>
        </w:rPr>
        <w:t>P</w:t>
      </w:r>
      <w:r w:rsidR="00272E9B" w:rsidRPr="00867012">
        <w:rPr>
          <w:sz w:val="24"/>
        </w:rPr>
        <w:t>resentation</w:t>
      </w:r>
      <w:r w:rsidRPr="00867012">
        <w:rPr>
          <w:sz w:val="24"/>
        </w:rPr>
        <w:t xml:space="preserve"> </w:t>
      </w:r>
      <w:r w:rsidRPr="00867012">
        <w:rPr>
          <w:rFonts w:hint="cs"/>
          <w:sz w:val="24"/>
          <w:rtl/>
        </w:rPr>
        <w:t>، عملکرد</w:t>
      </w:r>
      <w:r w:rsidR="006F5D4C">
        <w:rPr>
          <w:rFonts w:hint="cs"/>
          <w:sz w:val="24"/>
          <w:rtl/>
        </w:rPr>
        <w:t>‌</w:t>
      </w:r>
      <w:r w:rsidRPr="00867012">
        <w:rPr>
          <w:rFonts w:hint="cs"/>
          <w:sz w:val="24"/>
          <w:rtl/>
        </w:rPr>
        <w:t>های متفاوتی دارند ولی عملکرد آنها در راستای تحقق مسئولیت این لایه یعنی تعامل با کاربر و نمایش اطلاعات به کاربر و دریافت درخواست</w:t>
      </w:r>
      <w:r w:rsidR="001966A2">
        <w:rPr>
          <w:rFonts w:hint="cs"/>
          <w:sz w:val="24"/>
          <w:rtl/>
        </w:rPr>
        <w:t>‌</w:t>
      </w:r>
      <w:r w:rsidRPr="00867012">
        <w:rPr>
          <w:rFonts w:hint="cs"/>
          <w:sz w:val="24"/>
          <w:rtl/>
        </w:rPr>
        <w:t>های کاربر برای تغییر اطلاعات می</w:t>
      </w:r>
      <w:r w:rsidR="001966A2">
        <w:rPr>
          <w:rFonts w:hint="cs"/>
          <w:sz w:val="24"/>
          <w:rtl/>
        </w:rPr>
        <w:t>‌</w:t>
      </w:r>
      <w:r w:rsidRPr="00867012">
        <w:rPr>
          <w:rFonts w:hint="cs"/>
          <w:sz w:val="24"/>
          <w:rtl/>
        </w:rPr>
        <w:t>باشد.</w:t>
      </w:r>
    </w:p>
    <w:p w14:paraId="52541DDF" w14:textId="1587412E" w:rsidR="00867012" w:rsidRPr="00867012" w:rsidRDefault="00867012" w:rsidP="00642770">
      <w:pPr>
        <w:pStyle w:val="Heading3"/>
        <w:rPr>
          <w:rtl/>
        </w:rPr>
      </w:pPr>
      <w:bookmarkStart w:id="52" w:name="_Toc59664233"/>
      <w:r w:rsidRPr="00867012">
        <w:rPr>
          <w:rFonts w:hint="cs"/>
          <w:rtl/>
        </w:rPr>
        <w:lastRenderedPageBreak/>
        <w:t>جفت</w:t>
      </w:r>
      <w:r w:rsidR="00501F62">
        <w:rPr>
          <w:rFonts w:hint="cs"/>
          <w:rtl/>
        </w:rPr>
        <w:t>‌</w:t>
      </w:r>
      <w:r w:rsidRPr="00867012">
        <w:rPr>
          <w:rFonts w:hint="cs"/>
          <w:rtl/>
        </w:rPr>
        <w:t>شدگی کم</w:t>
      </w:r>
      <w:bookmarkEnd w:id="52"/>
    </w:p>
    <w:p w14:paraId="000AC6BD" w14:textId="11044077" w:rsidR="00867012" w:rsidRPr="00867012" w:rsidRDefault="00867012" w:rsidP="00867012">
      <w:pPr>
        <w:spacing w:line="360" w:lineRule="auto"/>
        <w:jc w:val="both"/>
        <w:rPr>
          <w:sz w:val="24"/>
        </w:rPr>
      </w:pPr>
      <w:r w:rsidRPr="00867012">
        <w:rPr>
          <w:rFonts w:hint="cs"/>
          <w:sz w:val="24"/>
          <w:rtl/>
        </w:rPr>
        <w:t>واضح است که در یک سیستم نرم</w:t>
      </w:r>
      <w:r w:rsidR="00501F62">
        <w:rPr>
          <w:rFonts w:hint="cs"/>
          <w:sz w:val="24"/>
          <w:rtl/>
        </w:rPr>
        <w:t>‌</w:t>
      </w:r>
      <w:r w:rsidRPr="00867012">
        <w:rPr>
          <w:rFonts w:hint="cs"/>
          <w:sz w:val="24"/>
          <w:rtl/>
        </w:rPr>
        <w:t>افزاری، زیر سیستم</w:t>
      </w:r>
      <w:r w:rsidR="00501F62">
        <w:rPr>
          <w:rFonts w:hint="cs"/>
          <w:sz w:val="24"/>
          <w:rtl/>
        </w:rPr>
        <w:t>‌</w:t>
      </w:r>
      <w:r w:rsidRPr="00867012">
        <w:rPr>
          <w:rFonts w:hint="cs"/>
          <w:sz w:val="24"/>
          <w:rtl/>
        </w:rPr>
        <w:t>ها با یکدیگر در ارتباط</w:t>
      </w:r>
      <w:r w:rsidR="00501F62">
        <w:rPr>
          <w:rFonts w:hint="cs"/>
          <w:sz w:val="24"/>
          <w:rtl/>
        </w:rPr>
        <w:t xml:space="preserve"> هستند</w:t>
      </w:r>
      <w:r w:rsidRPr="00867012">
        <w:rPr>
          <w:rFonts w:hint="cs"/>
          <w:sz w:val="24"/>
          <w:rtl/>
        </w:rPr>
        <w:t xml:space="preserve"> که بهتر است در معماری طراحی نرم</w:t>
      </w:r>
      <w:r w:rsidR="00501F62">
        <w:rPr>
          <w:rFonts w:hint="cs"/>
          <w:sz w:val="24"/>
          <w:rtl/>
        </w:rPr>
        <w:t>‌</w:t>
      </w:r>
      <w:r w:rsidRPr="00867012">
        <w:rPr>
          <w:rFonts w:hint="cs"/>
          <w:sz w:val="24"/>
          <w:rtl/>
        </w:rPr>
        <w:t>افزار میزان این اثرگذاری اندازه</w:t>
      </w:r>
      <w:r w:rsidR="00501F62">
        <w:rPr>
          <w:rFonts w:hint="cs"/>
          <w:sz w:val="24"/>
          <w:rtl/>
        </w:rPr>
        <w:t>‌</w:t>
      </w:r>
      <w:r w:rsidRPr="00867012">
        <w:rPr>
          <w:rFonts w:hint="cs"/>
          <w:sz w:val="24"/>
          <w:rtl/>
        </w:rPr>
        <w:t>گیری شود و در زمان اجرا میزان تاثیر هر زیرسیستم بر سایر زیرسیستم</w:t>
      </w:r>
      <w:r w:rsidR="00501F62">
        <w:rPr>
          <w:rFonts w:hint="cs"/>
          <w:sz w:val="24"/>
          <w:rtl/>
        </w:rPr>
        <w:t>‌</w:t>
      </w:r>
      <w:r w:rsidRPr="00867012">
        <w:rPr>
          <w:rFonts w:hint="cs"/>
          <w:sz w:val="24"/>
          <w:rtl/>
        </w:rPr>
        <w:t>ها مشخص شود که این کار با توجه به وابستگی</w:t>
      </w:r>
      <w:r w:rsidR="00501F62">
        <w:rPr>
          <w:rFonts w:hint="cs"/>
          <w:sz w:val="24"/>
          <w:rtl/>
        </w:rPr>
        <w:t>‌</w:t>
      </w:r>
      <w:r w:rsidRPr="00867012">
        <w:rPr>
          <w:rFonts w:hint="cs"/>
          <w:sz w:val="24"/>
          <w:rtl/>
        </w:rPr>
        <w:t>ها و عملیات بین زیرسیستم</w:t>
      </w:r>
      <w:r w:rsidR="00501F62">
        <w:rPr>
          <w:rFonts w:hint="cs"/>
          <w:sz w:val="24"/>
          <w:rtl/>
        </w:rPr>
        <w:t>‌</w:t>
      </w:r>
      <w:r w:rsidRPr="00867012">
        <w:rPr>
          <w:rFonts w:hint="cs"/>
          <w:sz w:val="24"/>
          <w:rtl/>
        </w:rPr>
        <w:t>ها صورت می</w:t>
      </w:r>
      <w:r w:rsidR="00501F62">
        <w:rPr>
          <w:rFonts w:hint="cs"/>
          <w:sz w:val="24"/>
          <w:rtl/>
        </w:rPr>
        <w:t>‌</w:t>
      </w:r>
      <w:r w:rsidRPr="00867012">
        <w:rPr>
          <w:rFonts w:hint="cs"/>
          <w:sz w:val="24"/>
          <w:rtl/>
        </w:rPr>
        <w:t>گیرد. یکی از قوانینی که در طراحی نرم</w:t>
      </w:r>
      <w:r w:rsidR="00501F62">
        <w:rPr>
          <w:rFonts w:hint="cs"/>
          <w:sz w:val="24"/>
          <w:rtl/>
        </w:rPr>
        <w:t>‌</w:t>
      </w:r>
      <w:r w:rsidRPr="00867012">
        <w:rPr>
          <w:rFonts w:hint="cs"/>
          <w:sz w:val="24"/>
          <w:rtl/>
        </w:rPr>
        <w:t>افزار ها باید در نظر گرفت، قانون جفت شدگی کم می</w:t>
      </w:r>
      <w:r w:rsidR="00501F62">
        <w:rPr>
          <w:rFonts w:hint="cs"/>
          <w:sz w:val="24"/>
          <w:rtl/>
        </w:rPr>
        <w:t>‌</w:t>
      </w:r>
      <w:r w:rsidRPr="00867012">
        <w:rPr>
          <w:rFonts w:hint="cs"/>
          <w:sz w:val="24"/>
          <w:rtl/>
        </w:rPr>
        <w:t>باشد که این قانون تعیین می</w:t>
      </w:r>
      <w:r w:rsidR="00501F62">
        <w:rPr>
          <w:rFonts w:hint="cs"/>
          <w:sz w:val="24"/>
          <w:rtl/>
        </w:rPr>
        <w:t>‌</w:t>
      </w:r>
      <w:r w:rsidRPr="00867012">
        <w:rPr>
          <w:rFonts w:hint="cs"/>
          <w:sz w:val="24"/>
          <w:rtl/>
        </w:rPr>
        <w:t>کند که هنگام تغییر یک زیرسیستم، لازم است چند زیر</w:t>
      </w:r>
      <w:r w:rsidR="00501F62">
        <w:rPr>
          <w:rFonts w:hint="cs"/>
          <w:sz w:val="24"/>
          <w:rtl/>
        </w:rPr>
        <w:t>‌</w:t>
      </w:r>
      <w:r w:rsidRPr="00867012">
        <w:rPr>
          <w:rFonts w:hint="cs"/>
          <w:sz w:val="24"/>
          <w:rtl/>
        </w:rPr>
        <w:t>سیستم دیگر تغییر کند. استفاده از این قانون در طراحی معماری، موجب کاهش اثرات زمان اجرا و تاثیر تغییر در هر زیرسیستم بر زیرسیستم</w:t>
      </w:r>
      <w:r w:rsidR="00501F62">
        <w:rPr>
          <w:rFonts w:hint="cs"/>
          <w:sz w:val="24"/>
          <w:rtl/>
        </w:rPr>
        <w:t>‌</w:t>
      </w:r>
      <w:r w:rsidRPr="00867012">
        <w:rPr>
          <w:rFonts w:hint="cs"/>
          <w:sz w:val="24"/>
          <w:rtl/>
        </w:rPr>
        <w:t>های دیگر است. در معماری چندلایه</w:t>
      </w:r>
      <w:r w:rsidR="00501F62">
        <w:rPr>
          <w:rFonts w:hint="cs"/>
          <w:sz w:val="24"/>
          <w:rtl/>
        </w:rPr>
        <w:t>‌</w:t>
      </w:r>
      <w:r w:rsidRPr="00867012">
        <w:rPr>
          <w:rFonts w:hint="cs"/>
          <w:sz w:val="24"/>
          <w:rtl/>
        </w:rPr>
        <w:t>ای که ما برای سامانه ساوا انتخاب نمودیم، لایه</w:t>
      </w:r>
      <w:r w:rsidR="00501F62">
        <w:rPr>
          <w:rFonts w:hint="cs"/>
          <w:sz w:val="24"/>
          <w:rtl/>
        </w:rPr>
        <w:t>‌</w:t>
      </w:r>
      <w:r w:rsidRPr="00867012">
        <w:rPr>
          <w:rFonts w:hint="cs"/>
          <w:sz w:val="24"/>
          <w:rtl/>
        </w:rPr>
        <w:t>ها جفت</w:t>
      </w:r>
      <w:r w:rsidR="00501F62">
        <w:rPr>
          <w:rFonts w:hint="cs"/>
          <w:sz w:val="24"/>
          <w:rtl/>
        </w:rPr>
        <w:t>‌</w:t>
      </w:r>
      <w:r w:rsidRPr="00867012">
        <w:rPr>
          <w:rFonts w:hint="cs"/>
          <w:sz w:val="24"/>
          <w:rtl/>
        </w:rPr>
        <w:t>شدگی کمی دارند و هر لایه عملیات</w:t>
      </w:r>
      <w:r w:rsidR="00501F62">
        <w:rPr>
          <w:rFonts w:hint="cs"/>
          <w:sz w:val="24"/>
          <w:rtl/>
        </w:rPr>
        <w:t>‌</w:t>
      </w:r>
      <w:r w:rsidRPr="00867012">
        <w:rPr>
          <w:rFonts w:hint="cs"/>
          <w:sz w:val="24"/>
          <w:rtl/>
        </w:rPr>
        <w:t>های خود را به طور جداگانه انجام داده و نتایج خود را در قالب خروجی به بقیه زیرسیستم ها می</w:t>
      </w:r>
      <w:r w:rsidR="00501F62">
        <w:rPr>
          <w:rFonts w:hint="cs"/>
          <w:sz w:val="24"/>
          <w:rtl/>
        </w:rPr>
        <w:t>‌</w:t>
      </w:r>
      <w:r w:rsidRPr="00867012">
        <w:rPr>
          <w:rFonts w:hint="cs"/>
          <w:sz w:val="24"/>
          <w:rtl/>
        </w:rPr>
        <w:t>دهد و عملیات</w:t>
      </w:r>
      <w:r w:rsidR="00501F62">
        <w:rPr>
          <w:rFonts w:hint="cs"/>
          <w:sz w:val="24"/>
          <w:rtl/>
        </w:rPr>
        <w:t>‌</w:t>
      </w:r>
      <w:r w:rsidRPr="00867012">
        <w:rPr>
          <w:rFonts w:hint="cs"/>
          <w:sz w:val="24"/>
          <w:rtl/>
        </w:rPr>
        <w:t>های هر زیر سیستم کمترین وابستگی به عملیات</w:t>
      </w:r>
      <w:r w:rsidR="00501F62">
        <w:rPr>
          <w:rFonts w:hint="cs"/>
          <w:sz w:val="24"/>
          <w:rtl/>
        </w:rPr>
        <w:t>‌</w:t>
      </w:r>
      <w:r w:rsidRPr="00867012">
        <w:rPr>
          <w:rFonts w:hint="cs"/>
          <w:sz w:val="24"/>
          <w:rtl/>
        </w:rPr>
        <w:t>های دیگر زیرسیستم ها دارد. برای مثال توابع داخل لایه پایگاه</w:t>
      </w:r>
      <w:r w:rsidR="00501F62">
        <w:rPr>
          <w:rFonts w:hint="cs"/>
          <w:sz w:val="24"/>
          <w:rtl/>
        </w:rPr>
        <w:t>‌</w:t>
      </w:r>
      <w:r w:rsidRPr="00867012">
        <w:rPr>
          <w:rFonts w:hint="cs"/>
          <w:sz w:val="24"/>
          <w:rtl/>
        </w:rPr>
        <w:t>داده برای عملکرد خود، نیاز مستقیمی به عملیات</w:t>
      </w:r>
      <w:r w:rsidR="00501F62">
        <w:rPr>
          <w:rFonts w:hint="cs"/>
          <w:sz w:val="24"/>
          <w:rtl/>
        </w:rPr>
        <w:t>‌</w:t>
      </w:r>
      <w:r w:rsidRPr="00867012">
        <w:rPr>
          <w:rFonts w:hint="cs"/>
          <w:sz w:val="24"/>
          <w:rtl/>
        </w:rPr>
        <w:t>های داخل لایه</w:t>
      </w:r>
      <w:r w:rsidR="00501F62">
        <w:rPr>
          <w:rFonts w:hint="cs"/>
          <w:sz w:val="24"/>
          <w:rtl/>
        </w:rPr>
        <w:t>‌</w:t>
      </w:r>
      <w:r w:rsidRPr="00867012">
        <w:rPr>
          <w:rFonts w:hint="cs"/>
          <w:sz w:val="24"/>
          <w:rtl/>
        </w:rPr>
        <w:t xml:space="preserve">ی </w:t>
      </w:r>
      <w:r w:rsidR="00994F75">
        <w:rPr>
          <w:sz w:val="24"/>
          <w:lang w:val="en-US"/>
        </w:rPr>
        <w:t>Logic</w:t>
      </w:r>
      <w:r w:rsidRPr="00867012">
        <w:rPr>
          <w:rFonts w:hint="cs"/>
          <w:sz w:val="24"/>
          <w:rtl/>
        </w:rPr>
        <w:t xml:space="preserve"> ندارند و فقط طبق واسطی که بین این دو لایه است، کار خود را انجام می دهد. </w:t>
      </w:r>
    </w:p>
    <w:p w14:paraId="3876E227" w14:textId="77777777" w:rsidR="00867012" w:rsidRPr="00867012" w:rsidRDefault="00867012" w:rsidP="00642770">
      <w:pPr>
        <w:pStyle w:val="Heading3"/>
        <w:rPr>
          <w:rtl/>
        </w:rPr>
      </w:pPr>
      <w:bookmarkStart w:id="53" w:name="_Toc59664234"/>
      <w:r w:rsidRPr="00867012">
        <w:rPr>
          <w:rFonts w:hint="cs"/>
          <w:rtl/>
        </w:rPr>
        <w:t>ساده و احمقانه فرض کن</w:t>
      </w:r>
      <w:bookmarkEnd w:id="53"/>
    </w:p>
    <w:p w14:paraId="43CED36D" w14:textId="08442CF1" w:rsidR="00867012" w:rsidRDefault="00867012" w:rsidP="00867012">
      <w:pPr>
        <w:spacing w:line="360" w:lineRule="auto"/>
        <w:rPr>
          <w:sz w:val="24"/>
          <w:rtl/>
        </w:rPr>
      </w:pPr>
      <w:r w:rsidRPr="00867012">
        <w:rPr>
          <w:rFonts w:hint="cs"/>
          <w:sz w:val="24"/>
          <w:rtl/>
        </w:rPr>
        <w:t>در طراحی معماری یک نرم‌افزار بهتر است بعضی مواقع از اشیای نادان استفاده کنیم.</w:t>
      </w:r>
      <w:r w:rsidR="00CC3018">
        <w:rPr>
          <w:rFonts w:hint="cs"/>
          <w:sz w:val="24"/>
          <w:rtl/>
        </w:rPr>
        <w:t xml:space="preserve"> </w:t>
      </w:r>
      <w:r w:rsidRPr="00867012">
        <w:rPr>
          <w:rFonts w:hint="cs"/>
          <w:sz w:val="24"/>
          <w:rtl/>
        </w:rPr>
        <w:t>بهتر است در معماری نرم‌افزار، در بعضی مواقع یک زیرسیستم کارش را بر اساس یک معیار بدون طرح هیچ سؤالی انجام دهد در اینجا زیرسیستم یک</w:t>
      </w:r>
      <w:r w:rsidR="00CC3018">
        <w:rPr>
          <w:rFonts w:hint="cs"/>
          <w:sz w:val="24"/>
          <w:rtl/>
        </w:rPr>
        <w:t xml:space="preserve"> </w:t>
      </w:r>
      <w:r w:rsidRPr="00867012">
        <w:rPr>
          <w:rFonts w:hint="cs"/>
          <w:sz w:val="24"/>
          <w:rtl/>
        </w:rPr>
        <w:t>شی نادان است.</w:t>
      </w:r>
      <w:r w:rsidR="00CC3018">
        <w:rPr>
          <w:rFonts w:hint="cs"/>
          <w:sz w:val="24"/>
          <w:rtl/>
        </w:rPr>
        <w:t xml:space="preserve"> </w:t>
      </w:r>
      <w:r w:rsidRPr="00867012">
        <w:rPr>
          <w:rFonts w:hint="cs"/>
          <w:sz w:val="24"/>
          <w:rtl/>
        </w:rPr>
        <w:t>در طراحی</w:t>
      </w:r>
      <w:r w:rsidR="00CC3018">
        <w:rPr>
          <w:rFonts w:hint="cs"/>
          <w:sz w:val="24"/>
          <w:rtl/>
        </w:rPr>
        <w:t xml:space="preserve"> </w:t>
      </w:r>
      <w:r w:rsidRPr="00867012">
        <w:rPr>
          <w:rFonts w:hint="cs"/>
          <w:sz w:val="24"/>
          <w:rtl/>
        </w:rPr>
        <w:t>شی</w:t>
      </w:r>
      <w:r w:rsidR="00CC3018">
        <w:rPr>
          <w:rFonts w:hint="cs"/>
          <w:sz w:val="24"/>
          <w:rtl/>
        </w:rPr>
        <w:t>‌</w:t>
      </w:r>
      <w:r w:rsidRPr="00867012">
        <w:rPr>
          <w:rFonts w:hint="cs"/>
          <w:sz w:val="24"/>
          <w:rtl/>
        </w:rPr>
        <w:t>گرا،</w:t>
      </w:r>
      <w:r w:rsidR="00CC3018">
        <w:rPr>
          <w:rFonts w:hint="cs"/>
          <w:sz w:val="24"/>
          <w:rtl/>
        </w:rPr>
        <w:t xml:space="preserve"> </w:t>
      </w:r>
      <w:r w:rsidRPr="00867012">
        <w:rPr>
          <w:rFonts w:hint="cs"/>
          <w:sz w:val="24"/>
          <w:rtl/>
        </w:rPr>
        <w:t>طراحی اشیای نادان همان قانون "ساده و احمقانه فرض کن"</w:t>
      </w:r>
      <w:r w:rsidR="00CC3018">
        <w:rPr>
          <w:rFonts w:hint="cs"/>
          <w:sz w:val="24"/>
          <w:rtl/>
        </w:rPr>
        <w:t xml:space="preserve"> </w:t>
      </w:r>
      <w:r w:rsidRPr="00867012">
        <w:rPr>
          <w:rFonts w:hint="cs"/>
          <w:sz w:val="24"/>
          <w:rtl/>
        </w:rPr>
        <w:t xml:space="preserve">هست. با اعمال این قانون می‌توانیم طراحی‌های ساده و قابل‌فهمی را داشته باشم. به همین دلیل ما در طراحی چندلایه‌ی خود ما سعی بر این داشتیم که اشیاء را به‌صورت احمق و ساده در نظر بگیریم. برای مثال برای اجرای توابع مختلف بر اساس دستورات دریافتی از کاربر، لایه </w:t>
      </w:r>
      <w:r w:rsidR="00D9264B">
        <w:rPr>
          <w:sz w:val="24"/>
        </w:rPr>
        <w:t>Logic</w:t>
      </w:r>
      <w:r w:rsidRPr="00867012">
        <w:rPr>
          <w:rFonts w:hint="cs"/>
          <w:sz w:val="24"/>
          <w:rtl/>
        </w:rPr>
        <w:t xml:space="preserve"> را به دو زیرسیستم</w:t>
      </w:r>
      <w:r w:rsidR="00D9264B">
        <w:rPr>
          <w:sz w:val="24"/>
        </w:rPr>
        <w:t>Controller</w:t>
      </w:r>
      <w:r w:rsidRPr="00867012">
        <w:rPr>
          <w:sz w:val="24"/>
        </w:rPr>
        <w:t xml:space="preserve"> </w:t>
      </w:r>
      <w:r w:rsidR="004B727A">
        <w:rPr>
          <w:rFonts w:hint="cs"/>
          <w:sz w:val="24"/>
          <w:rtl/>
        </w:rPr>
        <w:t xml:space="preserve"> و</w:t>
      </w:r>
      <w:r w:rsidR="00D9264B">
        <w:rPr>
          <w:sz w:val="24"/>
        </w:rPr>
        <w:t>B</w:t>
      </w:r>
      <w:r w:rsidRPr="00867012">
        <w:rPr>
          <w:sz w:val="24"/>
        </w:rPr>
        <w:t xml:space="preserve">usiness </w:t>
      </w:r>
      <w:r w:rsidRPr="00867012">
        <w:rPr>
          <w:rFonts w:hint="cs"/>
          <w:sz w:val="24"/>
          <w:rtl/>
        </w:rPr>
        <w:t xml:space="preserve"> تقسیم نموده و زیر کلاس‌ها ساده‌تر تعریف </w:t>
      </w:r>
      <w:r w:rsidR="0042176D">
        <w:rPr>
          <w:rFonts w:hint="cs"/>
          <w:sz w:val="24"/>
          <w:rtl/>
        </w:rPr>
        <w:t>کردیم</w:t>
      </w:r>
      <w:r w:rsidR="00D31F66">
        <w:rPr>
          <w:rFonts w:hint="cs"/>
          <w:sz w:val="24"/>
          <w:rtl/>
        </w:rPr>
        <w:t xml:space="preserve"> </w:t>
      </w:r>
      <w:r w:rsidRPr="00867012">
        <w:rPr>
          <w:rFonts w:hint="cs"/>
          <w:sz w:val="24"/>
          <w:rtl/>
        </w:rPr>
        <w:t xml:space="preserve">که در زیرسیستم </w:t>
      </w:r>
      <w:r w:rsidR="00D9264B">
        <w:rPr>
          <w:sz w:val="24"/>
        </w:rPr>
        <w:t>Controller</w:t>
      </w:r>
      <w:r w:rsidRPr="00867012">
        <w:rPr>
          <w:rFonts w:hint="cs"/>
          <w:sz w:val="24"/>
          <w:rtl/>
        </w:rPr>
        <w:t>،</w:t>
      </w:r>
      <w:r w:rsidR="00D9264B">
        <w:rPr>
          <w:sz w:val="24"/>
        </w:rPr>
        <w:t xml:space="preserve"> </w:t>
      </w:r>
      <w:r w:rsidRPr="00867012">
        <w:rPr>
          <w:rFonts w:hint="cs"/>
          <w:sz w:val="24"/>
          <w:rtl/>
        </w:rPr>
        <w:t>کنترل‌کننده‌های مختلفی را قرار</w:t>
      </w:r>
      <w:r w:rsidR="0042176D">
        <w:rPr>
          <w:rFonts w:hint="cs"/>
          <w:sz w:val="24"/>
          <w:rtl/>
        </w:rPr>
        <w:t xml:space="preserve"> </w:t>
      </w:r>
      <w:r w:rsidRPr="00867012">
        <w:rPr>
          <w:rFonts w:hint="cs"/>
          <w:sz w:val="24"/>
          <w:rtl/>
        </w:rPr>
        <w:t xml:space="preserve">دادیم که هرکدام بر اساس اطلاعات دریافتی از لایه‌ی </w:t>
      </w:r>
      <w:r w:rsidR="00D9264B">
        <w:rPr>
          <w:sz w:val="24"/>
        </w:rPr>
        <w:t>P</w:t>
      </w:r>
      <w:r w:rsidRPr="00867012">
        <w:rPr>
          <w:sz w:val="24"/>
        </w:rPr>
        <w:t xml:space="preserve">resentation </w:t>
      </w:r>
      <w:r w:rsidRPr="00867012">
        <w:rPr>
          <w:rFonts w:hint="cs"/>
          <w:sz w:val="24"/>
          <w:rtl/>
        </w:rPr>
        <w:t>، توابعی که در زیرسیستم</w:t>
      </w:r>
      <w:r w:rsidR="00D9264B">
        <w:rPr>
          <w:sz w:val="24"/>
        </w:rPr>
        <w:t>B</w:t>
      </w:r>
      <w:r w:rsidRPr="00867012">
        <w:rPr>
          <w:sz w:val="24"/>
        </w:rPr>
        <w:t xml:space="preserve">usiness </w:t>
      </w:r>
      <w:r w:rsidRPr="00867012">
        <w:rPr>
          <w:rFonts w:hint="cs"/>
          <w:sz w:val="24"/>
          <w:rtl/>
        </w:rPr>
        <w:t xml:space="preserve"> باید اجرا شوند را فراخوانی می‌کند و </w:t>
      </w:r>
      <w:r w:rsidR="00222C0C">
        <w:rPr>
          <w:rFonts w:hint="cs"/>
          <w:sz w:val="24"/>
          <w:rtl/>
        </w:rPr>
        <w:t xml:space="preserve">ما </w:t>
      </w:r>
      <w:r w:rsidRPr="00867012">
        <w:rPr>
          <w:rFonts w:hint="cs"/>
          <w:sz w:val="24"/>
          <w:rtl/>
        </w:rPr>
        <w:t>با این کار،</w:t>
      </w:r>
      <w:r w:rsidR="00A50F52">
        <w:rPr>
          <w:rFonts w:hint="cs"/>
          <w:sz w:val="24"/>
          <w:rtl/>
        </w:rPr>
        <w:t xml:space="preserve"> </w:t>
      </w:r>
      <w:r w:rsidRPr="00867012">
        <w:rPr>
          <w:rFonts w:hint="cs"/>
          <w:sz w:val="24"/>
          <w:rtl/>
        </w:rPr>
        <w:t xml:space="preserve">شی‌ءها را احمق‌تر تعریف کردیم. </w:t>
      </w:r>
    </w:p>
    <w:p w14:paraId="3A7CC7A2" w14:textId="3ADE6886" w:rsidR="009774D1" w:rsidRDefault="009774D1" w:rsidP="00867012">
      <w:pPr>
        <w:spacing w:line="360" w:lineRule="auto"/>
        <w:rPr>
          <w:sz w:val="24"/>
          <w:rtl/>
        </w:rPr>
      </w:pPr>
    </w:p>
    <w:p w14:paraId="0AD573DA" w14:textId="77777777" w:rsidR="00642770" w:rsidRDefault="00642770" w:rsidP="00867012">
      <w:pPr>
        <w:spacing w:line="360" w:lineRule="auto"/>
        <w:rPr>
          <w:sz w:val="24"/>
          <w:rtl/>
        </w:rPr>
      </w:pPr>
    </w:p>
    <w:p w14:paraId="4CF19B86" w14:textId="5F8CB7C6" w:rsidR="009774D1" w:rsidRDefault="009774D1" w:rsidP="009774D1">
      <w:pPr>
        <w:pStyle w:val="Heading1"/>
        <w:jc w:val="center"/>
        <w:rPr>
          <w:rtl/>
        </w:rPr>
      </w:pPr>
      <w:bookmarkStart w:id="54" w:name="_Toc59664235"/>
      <w:r w:rsidRPr="00E2458C">
        <w:rPr>
          <w:rFonts w:hint="cs"/>
          <w:rtl/>
        </w:rPr>
        <w:lastRenderedPageBreak/>
        <w:t xml:space="preserve">فصل </w:t>
      </w:r>
      <w:r>
        <w:rPr>
          <w:rFonts w:hint="cs"/>
          <w:rtl/>
        </w:rPr>
        <w:t>چهارم: استنتاج موردکاربردها از نیازمندی‌ها</w:t>
      </w:r>
      <w:bookmarkEnd w:id="54"/>
    </w:p>
    <w:p w14:paraId="0A55F0B4" w14:textId="4368E7A6" w:rsidR="00C30339" w:rsidRDefault="00C30339" w:rsidP="00C30339">
      <w:pPr>
        <w:pStyle w:val="Heading2"/>
        <w:numPr>
          <w:ilvl w:val="0"/>
          <w:numId w:val="33"/>
        </w:numPr>
        <w:rPr>
          <w:rtl/>
        </w:rPr>
      </w:pPr>
      <w:bookmarkStart w:id="55" w:name="_Toc59664236"/>
      <w:r>
        <w:rPr>
          <w:rFonts w:hint="cs"/>
          <w:rtl/>
        </w:rPr>
        <w:t>شناسایی موارد کاربرد</w:t>
      </w:r>
      <w:bookmarkEnd w:id="55"/>
    </w:p>
    <w:p w14:paraId="2A8B97F5" w14:textId="2612C450" w:rsidR="00BE23F9" w:rsidRPr="00FB059F" w:rsidRDefault="00807AEF" w:rsidP="00BE156E">
      <w:pPr>
        <w:ind w:left="360"/>
        <w:jc w:val="both"/>
        <w:rPr>
          <w:sz w:val="24"/>
          <w:rtl/>
        </w:rPr>
      </w:pPr>
      <w:r w:rsidRPr="00FB059F">
        <w:rPr>
          <w:rFonts w:hint="cs"/>
          <w:sz w:val="24"/>
          <w:rtl/>
        </w:rPr>
        <w:t>در این گام 38 موردکاربرد با کمک سند نیازمندی‌ها استخراج گردید. پس از آن، با توجه به موردکاربرد‌های به‌دست آمده، نیازمندی‌های جدیدی به سند اضافه شدند. همچنین چهار کنشگر اصلی شامل دانشجو، مدیرسطح یک، مدیرسطح دو و مهمان از این موردکاربردها استفاده می‌کنند.</w:t>
      </w:r>
    </w:p>
    <w:p w14:paraId="56BB7402" w14:textId="54FAAD3A" w:rsidR="00C30339" w:rsidRDefault="00C30339" w:rsidP="00DC2BB2">
      <w:pPr>
        <w:pStyle w:val="Heading2"/>
        <w:numPr>
          <w:ilvl w:val="0"/>
          <w:numId w:val="33"/>
        </w:numPr>
        <w:rPr>
          <w:rtl/>
        </w:rPr>
      </w:pPr>
      <w:bookmarkStart w:id="56" w:name="_Toc59664237"/>
      <w:r>
        <w:rPr>
          <w:rFonts w:hint="cs"/>
          <w:rtl/>
        </w:rPr>
        <w:t>تعیین قلمرو موارد کاربرد</w:t>
      </w:r>
      <w:bookmarkEnd w:id="56"/>
    </w:p>
    <w:p w14:paraId="2FD4688E" w14:textId="7399C36A" w:rsidR="00D07CF3" w:rsidRDefault="00D07CF3" w:rsidP="00D07CF3">
      <w:pPr>
        <w:ind w:left="360"/>
        <w:rPr>
          <w:rtl/>
        </w:rPr>
      </w:pPr>
      <w:r>
        <w:rPr>
          <w:rFonts w:hint="cs"/>
          <w:rtl/>
        </w:rPr>
        <w:t>لیست موارد کاربرد به‌صورت زیر می‌باشد</w:t>
      </w:r>
    </w:p>
    <w:p w14:paraId="7D87A9E9"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اضافه کردن حساب کاربری</w:t>
      </w:r>
    </w:p>
    <w:p w14:paraId="588E3938" w14:textId="77777777" w:rsidR="00501CC6" w:rsidRPr="00501CC6" w:rsidRDefault="00501CC6" w:rsidP="00501CC6">
      <w:pPr>
        <w:ind w:left="720"/>
        <w:rPr>
          <w:sz w:val="24"/>
        </w:rPr>
      </w:pPr>
      <w:r w:rsidRPr="00501CC6">
        <w:rPr>
          <w:rFonts w:ascii="TimesNewRomanPSMT" w:cs="TimesNewRomanPSMT"/>
          <w:sz w:val="24"/>
        </w:rPr>
        <w:t xml:space="preserve"> TUCBW</w:t>
      </w:r>
      <w:r w:rsidRPr="00501CC6">
        <w:rPr>
          <w:rFonts w:hint="cs"/>
          <w:sz w:val="24"/>
          <w:rtl/>
        </w:rPr>
        <w:t>کلیک بر روی پیوند «اضافه کردن حساب کاربری»</w:t>
      </w:r>
    </w:p>
    <w:p w14:paraId="6335F0A2" w14:textId="01DEC106" w:rsidR="00501CC6" w:rsidRPr="00501CC6" w:rsidRDefault="00501CC6" w:rsidP="00501CC6">
      <w:pPr>
        <w:ind w:left="360" w:firstLine="360"/>
        <w:rPr>
          <w:sz w:val="24"/>
          <w:rtl/>
        </w:rPr>
      </w:pPr>
      <w:r w:rsidRPr="00501CC6">
        <w:rPr>
          <w:sz w:val="24"/>
        </w:rPr>
        <w:t xml:space="preserve"> </w:t>
      </w:r>
      <w:r w:rsidRPr="00501CC6">
        <w:rPr>
          <w:rFonts w:ascii="TimesNewRomanPSMT" w:cs="TimesNewRomanPSMT"/>
          <w:sz w:val="24"/>
        </w:rPr>
        <w:t>TUCEW</w:t>
      </w:r>
      <w:r w:rsidR="000C35D0">
        <w:rPr>
          <w:rFonts w:hint="cs"/>
          <w:sz w:val="24"/>
          <w:rtl/>
        </w:rPr>
        <w:t>نمایش پیام «کاربر با موفقیت اضافه گردید»</w:t>
      </w:r>
    </w:p>
    <w:p w14:paraId="275D6825"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تغییر اطلاعات حساب کاربری</w:t>
      </w:r>
    </w:p>
    <w:p w14:paraId="45711F7E" w14:textId="77777777" w:rsidR="00501CC6" w:rsidRPr="000B79AC" w:rsidRDefault="00501CC6" w:rsidP="00501CC6">
      <w:pPr>
        <w:ind w:left="360" w:firstLine="360"/>
        <w:rPr>
          <w:sz w:val="24"/>
          <w:lang w:val="en-US"/>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«ویرایش حساب کاربری»</w:t>
      </w:r>
    </w:p>
    <w:p w14:paraId="1FD20CA0" w14:textId="65337364" w:rsidR="00501CC6" w:rsidRPr="00501CC6" w:rsidRDefault="00501CC6" w:rsidP="00501CC6">
      <w:pPr>
        <w:ind w:firstLine="720"/>
        <w:rPr>
          <w:sz w:val="24"/>
          <w:rtl/>
        </w:rPr>
      </w:pPr>
      <w:r w:rsidRPr="00501CC6">
        <w:rPr>
          <w:sz w:val="24"/>
        </w:rPr>
        <w:t xml:space="preserve"> </w:t>
      </w:r>
      <w:r w:rsidRPr="00501CC6">
        <w:rPr>
          <w:rFonts w:ascii="TimesNewRomanPSMT" w:cs="TimesNewRomanPSMT"/>
          <w:sz w:val="24"/>
        </w:rPr>
        <w:t>TUCEW</w:t>
      </w:r>
      <w:r w:rsidR="006B487A">
        <w:rPr>
          <w:rFonts w:hint="cs"/>
          <w:sz w:val="24"/>
          <w:rtl/>
        </w:rPr>
        <w:t>نمایش پیام «تغییرات با موفقیت ذخیره گردید»</w:t>
      </w:r>
    </w:p>
    <w:p w14:paraId="583B2686"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حذف حساب کاربری</w:t>
      </w:r>
    </w:p>
    <w:p w14:paraId="7041B8B2" w14:textId="77777777" w:rsidR="00501CC6" w:rsidRPr="00501CC6" w:rsidRDefault="00501CC6" w:rsidP="00501CC6">
      <w:pPr>
        <w:ind w:left="720"/>
        <w:rPr>
          <w:sz w:val="24"/>
          <w:rtl/>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«حذف حساب کاربری»</w:t>
      </w:r>
    </w:p>
    <w:p w14:paraId="24577296" w14:textId="599FBE5F" w:rsidR="00501CC6" w:rsidRPr="00501CC6" w:rsidRDefault="00501CC6" w:rsidP="00501CC6">
      <w:pPr>
        <w:ind w:left="720"/>
        <w:rPr>
          <w:sz w:val="24"/>
          <w:rtl/>
        </w:rPr>
      </w:pPr>
      <w:r w:rsidRPr="00501CC6">
        <w:rPr>
          <w:sz w:val="24"/>
        </w:rPr>
        <w:t xml:space="preserve"> </w:t>
      </w:r>
      <w:r w:rsidRPr="00501CC6">
        <w:rPr>
          <w:rFonts w:ascii="TimesNewRomanPSMT" w:cs="TimesNewRomanPSMT"/>
          <w:sz w:val="24"/>
        </w:rPr>
        <w:t>TUCEW</w:t>
      </w:r>
      <w:r w:rsidR="00832035">
        <w:rPr>
          <w:rFonts w:hint="cs"/>
          <w:sz w:val="24"/>
          <w:rtl/>
        </w:rPr>
        <w:t>نمایش پیام «حساب کاربری با موفقیت حذف گردید»</w:t>
      </w:r>
    </w:p>
    <w:p w14:paraId="49D3A9F3"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ورود به سامانه</w:t>
      </w:r>
    </w:p>
    <w:p w14:paraId="582BB7BA" w14:textId="4E260F91"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کاربر</w:t>
      </w:r>
      <w:r w:rsidR="0032612C">
        <w:rPr>
          <w:sz w:val="24"/>
        </w:rPr>
        <w:t xml:space="preserve"> </w:t>
      </w:r>
      <w:r w:rsidR="0032612C">
        <w:rPr>
          <w:rFonts w:hint="cs"/>
          <w:sz w:val="24"/>
          <w:rtl/>
        </w:rPr>
        <w:t xml:space="preserve">در صفحه خانگی، </w:t>
      </w:r>
      <w:r w:rsidR="0032612C" w:rsidRPr="00C82E88">
        <w:rPr>
          <w:rFonts w:hint="cs"/>
          <w:sz w:val="24"/>
          <w:rtl/>
        </w:rPr>
        <w:t xml:space="preserve">روی پیوند </w:t>
      </w:r>
      <w:r w:rsidR="0032612C">
        <w:rPr>
          <w:rFonts w:hint="cs"/>
          <w:sz w:val="24"/>
          <w:rtl/>
        </w:rPr>
        <w:t>«ورود به سیستم»</w:t>
      </w:r>
      <w:r w:rsidR="0032612C" w:rsidRPr="00C82E88">
        <w:rPr>
          <w:rFonts w:hint="cs"/>
          <w:sz w:val="24"/>
          <w:rtl/>
        </w:rPr>
        <w:t xml:space="preserve"> کلیک می کند.</w:t>
      </w:r>
    </w:p>
    <w:p w14:paraId="20343C5B" w14:textId="32786FE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 xml:space="preserve">کاربر </w:t>
      </w:r>
      <w:r w:rsidR="0032612C">
        <w:rPr>
          <w:rFonts w:hint="cs"/>
          <w:sz w:val="24"/>
          <w:rtl/>
        </w:rPr>
        <w:t>صفحه اصلی</w:t>
      </w:r>
      <w:r w:rsidRPr="00501CC6">
        <w:rPr>
          <w:rFonts w:hint="cs"/>
          <w:sz w:val="24"/>
          <w:rtl/>
        </w:rPr>
        <w:t xml:space="preserve"> سامانه را مشاهده می‌کند.</w:t>
      </w:r>
    </w:p>
    <w:p w14:paraId="0EFC241C"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فراموشی رمزعبور</w:t>
      </w:r>
    </w:p>
    <w:p w14:paraId="7A0210B9"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«فراموشی رمزعبور»</w:t>
      </w:r>
    </w:p>
    <w:p w14:paraId="3C487F25" w14:textId="4344D14C" w:rsidR="00501CC6" w:rsidRDefault="00501CC6" w:rsidP="00501CC6">
      <w:pPr>
        <w:ind w:left="720"/>
        <w:rPr>
          <w:sz w:val="24"/>
          <w:rtl/>
        </w:rPr>
      </w:pPr>
      <w:r w:rsidRPr="00501CC6">
        <w:rPr>
          <w:sz w:val="24"/>
        </w:rPr>
        <w:t xml:space="preserve"> </w:t>
      </w:r>
      <w:r w:rsidRPr="00501CC6">
        <w:rPr>
          <w:rFonts w:ascii="TimesNewRomanPSMT" w:cs="TimesNewRomanPSMT"/>
          <w:sz w:val="24"/>
        </w:rPr>
        <w:t>TUCEW</w:t>
      </w:r>
      <w:r w:rsidRPr="00501CC6">
        <w:rPr>
          <w:rFonts w:hint="cs"/>
          <w:sz w:val="24"/>
          <w:rtl/>
        </w:rPr>
        <w:t>تنظیم شدن رمزعبور جدید</w:t>
      </w:r>
    </w:p>
    <w:p w14:paraId="1C77369F" w14:textId="77777777" w:rsidR="00A61AFA" w:rsidRPr="00FE75BA" w:rsidRDefault="00A61AFA" w:rsidP="00A61AFA">
      <w:pPr>
        <w:pStyle w:val="ListParagraph"/>
        <w:numPr>
          <w:ilvl w:val="0"/>
          <w:numId w:val="34"/>
        </w:numPr>
        <w:rPr>
          <w:color w:val="00B0F0"/>
          <w:sz w:val="24"/>
        </w:rPr>
      </w:pPr>
      <w:r w:rsidRPr="00FE75BA">
        <w:rPr>
          <w:rFonts w:hint="cs"/>
          <w:color w:val="00B0F0"/>
          <w:sz w:val="24"/>
          <w:rtl/>
        </w:rPr>
        <w:t>ارسال درخواست مشاهده برنامه‌ی پیشنهادی توسط مدیر سطح دو</w:t>
      </w:r>
    </w:p>
    <w:p w14:paraId="2477332D" w14:textId="77777777" w:rsidR="00A61AFA" w:rsidRPr="00FE75BA" w:rsidRDefault="00A61AFA" w:rsidP="00A61AFA">
      <w:pPr>
        <w:ind w:left="360"/>
        <w:rPr>
          <w:color w:val="00B0F0"/>
          <w:sz w:val="24"/>
        </w:rPr>
      </w:pPr>
      <w:r w:rsidRPr="00FE75BA">
        <w:rPr>
          <w:rFonts w:ascii="TimesNewRomanPSMT" w:cs="TimesNewRomanPSMT"/>
          <w:color w:val="00B0F0"/>
          <w:sz w:val="24"/>
        </w:rPr>
        <w:t>TUCBW</w:t>
      </w:r>
      <w:r>
        <w:rPr>
          <w:rFonts w:ascii="TimesNewRomanPSMT" w:cs="TimesNewRomanPSMT" w:hint="cs"/>
          <w:color w:val="00B0F0"/>
          <w:sz w:val="24"/>
          <w:rtl/>
        </w:rPr>
        <w:t xml:space="preserve"> </w:t>
      </w:r>
      <w:r w:rsidRPr="00FE75BA">
        <w:rPr>
          <w:rFonts w:hint="cs"/>
          <w:color w:val="00B0F0"/>
          <w:sz w:val="24"/>
          <w:rtl/>
        </w:rPr>
        <w:t>باز کردن صفحه شخصی دانشجو موردنظر</w:t>
      </w:r>
    </w:p>
    <w:p w14:paraId="0BF30EC8" w14:textId="77777777" w:rsidR="00A61AFA" w:rsidRPr="00FE75BA" w:rsidRDefault="00A61AFA" w:rsidP="00A61AFA">
      <w:pPr>
        <w:ind w:left="360"/>
        <w:rPr>
          <w:color w:val="00B0F0"/>
          <w:sz w:val="24"/>
        </w:rPr>
      </w:pPr>
      <w:r w:rsidRPr="00FE75BA">
        <w:rPr>
          <w:color w:val="00B0F0"/>
          <w:sz w:val="24"/>
        </w:rPr>
        <w:t xml:space="preserve"> </w:t>
      </w:r>
      <w:r w:rsidRPr="00FE75BA">
        <w:rPr>
          <w:rFonts w:ascii="TimesNewRomanPSMT" w:cs="TimesNewRomanPSMT"/>
          <w:color w:val="00B0F0"/>
          <w:sz w:val="24"/>
        </w:rPr>
        <w:t>TUCEW</w:t>
      </w:r>
      <w:r w:rsidRPr="00FE75BA">
        <w:rPr>
          <w:rFonts w:hint="cs"/>
          <w:color w:val="00B0F0"/>
          <w:sz w:val="24"/>
          <w:rtl/>
        </w:rPr>
        <w:t>نمایش پیام «درخواست شما با موفقیت ارسال شد»</w:t>
      </w:r>
    </w:p>
    <w:p w14:paraId="421E38D6" w14:textId="77777777" w:rsidR="00A61AFA" w:rsidRPr="00501CC6" w:rsidRDefault="00A61AFA" w:rsidP="00501CC6">
      <w:pPr>
        <w:ind w:left="720"/>
        <w:rPr>
          <w:sz w:val="24"/>
        </w:rPr>
      </w:pPr>
    </w:p>
    <w:p w14:paraId="3AFB1B46" w14:textId="50D9202F" w:rsidR="00501CC6" w:rsidRPr="00501CC6" w:rsidRDefault="00007290" w:rsidP="00501CC6">
      <w:pPr>
        <w:pStyle w:val="ListParagraph"/>
        <w:numPr>
          <w:ilvl w:val="0"/>
          <w:numId w:val="34"/>
        </w:numPr>
        <w:spacing w:after="160" w:line="259" w:lineRule="auto"/>
        <w:rPr>
          <w:sz w:val="24"/>
          <w:rtl/>
        </w:rPr>
      </w:pPr>
      <w:r>
        <w:rPr>
          <w:rFonts w:hint="cs"/>
          <w:sz w:val="24"/>
          <w:rtl/>
        </w:rPr>
        <w:t>انتخاب درس در ثبت‌نام مقدماتی</w:t>
      </w:r>
    </w:p>
    <w:p w14:paraId="4E5227C4" w14:textId="137B7D08" w:rsidR="00501CC6" w:rsidRPr="00501CC6" w:rsidRDefault="00501CC6" w:rsidP="00501CC6">
      <w:pPr>
        <w:ind w:left="720"/>
        <w:rPr>
          <w:sz w:val="24"/>
          <w:rtl/>
        </w:rPr>
      </w:pPr>
      <w:r w:rsidRPr="00501CC6">
        <w:rPr>
          <w:sz w:val="24"/>
        </w:rPr>
        <w:t xml:space="preserve"> </w:t>
      </w:r>
      <w:r w:rsidRPr="00501CC6">
        <w:rPr>
          <w:rFonts w:ascii="TimesNewRomanPSMT" w:cs="TimesNewRomanPSMT"/>
          <w:sz w:val="24"/>
        </w:rPr>
        <w:t>TUCBW</w:t>
      </w:r>
      <w:r w:rsidRPr="00501CC6">
        <w:rPr>
          <w:rFonts w:hint="cs"/>
          <w:sz w:val="24"/>
          <w:rtl/>
        </w:rPr>
        <w:t>کلیک بر روی</w:t>
      </w:r>
      <w:r w:rsidR="00007290">
        <w:rPr>
          <w:rFonts w:hint="cs"/>
          <w:sz w:val="24"/>
          <w:rtl/>
        </w:rPr>
        <w:t xml:space="preserve"> درس موردنظر</w:t>
      </w:r>
    </w:p>
    <w:p w14:paraId="40CC7427" w14:textId="61906166"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w:t>
      </w:r>
      <w:r w:rsidR="00007290">
        <w:rPr>
          <w:rFonts w:hint="cs"/>
          <w:sz w:val="24"/>
          <w:rtl/>
        </w:rPr>
        <w:t>درس موردنظر با موفقیت اضافه شد</w:t>
      </w:r>
      <w:r w:rsidRPr="00501CC6">
        <w:rPr>
          <w:rFonts w:hint="cs"/>
          <w:sz w:val="24"/>
          <w:rtl/>
        </w:rPr>
        <w:t>»</w:t>
      </w:r>
    </w:p>
    <w:p w14:paraId="7E90CFDC"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تنظیم زمان شروع و پایان فرآیندهای آموزشی توسط مدیر سطح یک</w:t>
      </w:r>
    </w:p>
    <w:p w14:paraId="14832702"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گزینه تنظیمات سامانه</w:t>
      </w:r>
    </w:p>
    <w:p w14:paraId="067C236A"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«عملیات با موفقیت انجام شد»</w:t>
      </w:r>
    </w:p>
    <w:p w14:paraId="63674903"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نتایج ثبت‌نام مقدماتی به مدیر سطح دو</w:t>
      </w:r>
    </w:p>
    <w:p w14:paraId="0C68D814"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«نمایش نتایج ثبت‌نام مقدماتی»</w:t>
      </w:r>
    </w:p>
    <w:p w14:paraId="2D361E88"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 xml:space="preserve">دریافت نتایج بدست آمده از ثبت‌نام مقدماتی بصورت فایل </w:t>
      </w:r>
      <w:r w:rsidRPr="00501CC6">
        <w:rPr>
          <w:sz w:val="24"/>
        </w:rPr>
        <w:t>Excel</w:t>
      </w:r>
      <w:r w:rsidRPr="00501CC6">
        <w:rPr>
          <w:rFonts w:hint="cs"/>
          <w:sz w:val="24"/>
          <w:rtl/>
        </w:rPr>
        <w:t xml:space="preserve"> </w:t>
      </w:r>
    </w:p>
    <w:p w14:paraId="103E01C7"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درخواست افزودن دوست به لیست همراهان دانشجو</w:t>
      </w:r>
    </w:p>
    <w:p w14:paraId="35D6F5E0" w14:textId="29418B95"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00D92E1F">
        <w:rPr>
          <w:rFonts w:hint="cs"/>
          <w:sz w:val="24"/>
          <w:rtl/>
        </w:rPr>
        <w:t>کلیک بر روی دکمه‌ی «دنبال کردن»</w:t>
      </w:r>
    </w:p>
    <w:p w14:paraId="12A37043"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«درخواست شما با موفقیت ارسال شد»</w:t>
      </w:r>
    </w:p>
    <w:p w14:paraId="231684AC"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اشتراک‌گذاری برنامه‌های پیشنهادی با همراهان</w:t>
      </w:r>
    </w:p>
    <w:p w14:paraId="31EC7528" w14:textId="275B95B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دکمه</w:t>
      </w:r>
      <w:r w:rsidR="00D92E1F">
        <w:rPr>
          <w:rFonts w:hint="cs"/>
          <w:sz w:val="24"/>
          <w:rtl/>
        </w:rPr>
        <w:t>‌ی</w:t>
      </w:r>
      <w:r w:rsidRPr="00501CC6">
        <w:rPr>
          <w:rFonts w:hint="cs"/>
          <w:sz w:val="24"/>
          <w:rtl/>
        </w:rPr>
        <w:t xml:space="preserve"> «اشتراک برنامه‌ها</w:t>
      </w:r>
      <w:r w:rsidRPr="00501CC6">
        <w:rPr>
          <w:rFonts w:cs="Calibri" w:hint="cs"/>
          <w:sz w:val="24"/>
          <w:rtl/>
        </w:rPr>
        <w:t>»</w:t>
      </w:r>
    </w:p>
    <w:p w14:paraId="57573B9F" w14:textId="7282CA6C"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6D207E">
        <w:rPr>
          <w:rFonts w:hint="cs"/>
          <w:sz w:val="24"/>
          <w:rtl/>
        </w:rPr>
        <w:t>نمایش پیام «برنامه با موفقیت ارسال شد»</w:t>
      </w:r>
    </w:p>
    <w:p w14:paraId="48973687"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قبول کردن درخواست دوستی توسط دانشجو</w:t>
      </w:r>
    </w:p>
    <w:p w14:paraId="6C13A4DE" w14:textId="7049AEDA"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000977CE">
        <w:rPr>
          <w:rFonts w:hint="cs"/>
          <w:sz w:val="24"/>
          <w:rtl/>
        </w:rPr>
        <w:t>کلیک بر روی دکمه‌ی «قبول درخواست»</w:t>
      </w:r>
    </w:p>
    <w:p w14:paraId="48A8D1F5" w14:textId="09CFA106"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0E244E">
        <w:rPr>
          <w:rFonts w:hint="cs"/>
          <w:sz w:val="24"/>
          <w:rtl/>
        </w:rPr>
        <w:t>نمایش پیام «کاربر با موفقیت به لیست همراهان اضافه گردید»</w:t>
      </w:r>
    </w:p>
    <w:p w14:paraId="0F8B80D8"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نظرسنجی هر استاد</w:t>
      </w:r>
    </w:p>
    <w:p w14:paraId="75DA93F7"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نام استاد موردنظر در صفحه دروس ارائه‌شده</w:t>
      </w:r>
    </w:p>
    <w:p w14:paraId="5D6B5F18"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مشاهده اطلاعات نظرسنجی استاد موردنظر</w:t>
      </w:r>
    </w:p>
    <w:p w14:paraId="7B2BF900"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دریافت طرح درس هر استاد</w:t>
      </w:r>
    </w:p>
    <w:p w14:paraId="60FC7AAC"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پیوند «دریافت طرح درس»</w:t>
      </w:r>
    </w:p>
    <w:p w14:paraId="50FAF41F"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 xml:space="preserve">دریافت طرح درس بصورت فایل </w:t>
      </w:r>
      <w:r w:rsidRPr="00501CC6">
        <w:rPr>
          <w:sz w:val="24"/>
        </w:rPr>
        <w:t>PDF</w:t>
      </w:r>
    </w:p>
    <w:p w14:paraId="467428B8"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lastRenderedPageBreak/>
        <w:t>جستجوی همراهان</w:t>
      </w:r>
    </w:p>
    <w:p w14:paraId="714B046A"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نوار «جستجو»</w:t>
      </w:r>
    </w:p>
    <w:p w14:paraId="65F55416" w14:textId="023D7593" w:rsidR="00501CC6" w:rsidRDefault="00501CC6" w:rsidP="00501CC6">
      <w:pPr>
        <w:ind w:left="720"/>
        <w:rPr>
          <w:sz w:val="24"/>
          <w:rtl/>
        </w:rPr>
      </w:pPr>
      <w:r w:rsidRPr="00501CC6">
        <w:rPr>
          <w:sz w:val="24"/>
        </w:rPr>
        <w:t xml:space="preserve"> </w:t>
      </w:r>
      <w:r w:rsidRPr="00501CC6">
        <w:rPr>
          <w:rFonts w:ascii="TimesNewRomanPSMT" w:cs="TimesNewRomanPSMT"/>
          <w:sz w:val="24"/>
        </w:rPr>
        <w:t>TUCEW</w:t>
      </w:r>
      <w:r w:rsidRPr="00501CC6">
        <w:rPr>
          <w:rFonts w:hint="cs"/>
          <w:sz w:val="24"/>
          <w:rtl/>
        </w:rPr>
        <w:t>نمایش نتایج جستجو همراهان</w:t>
      </w:r>
    </w:p>
    <w:p w14:paraId="0AA27D12" w14:textId="77777777" w:rsidR="00A61AFA" w:rsidRPr="00FE75BA" w:rsidRDefault="00A61AFA" w:rsidP="00A61AFA">
      <w:pPr>
        <w:pStyle w:val="ListParagraph"/>
        <w:numPr>
          <w:ilvl w:val="0"/>
          <w:numId w:val="34"/>
        </w:numPr>
        <w:rPr>
          <w:color w:val="00B0F0"/>
          <w:sz w:val="24"/>
          <w:rtl/>
        </w:rPr>
      </w:pPr>
      <w:r w:rsidRPr="00FE75BA">
        <w:rPr>
          <w:rFonts w:hint="cs"/>
          <w:color w:val="00B0F0"/>
          <w:sz w:val="24"/>
          <w:rtl/>
        </w:rPr>
        <w:t>قبول کردن درخواست مشاهده برنامه‌ی پیشنهادی</w:t>
      </w:r>
    </w:p>
    <w:p w14:paraId="16A4E077" w14:textId="77777777" w:rsidR="00A61AFA" w:rsidRPr="00FE75BA" w:rsidRDefault="00A61AFA" w:rsidP="00A61AFA">
      <w:pPr>
        <w:ind w:left="720"/>
        <w:rPr>
          <w:color w:val="00B0F0"/>
          <w:sz w:val="24"/>
          <w:rtl/>
        </w:rPr>
      </w:pPr>
      <w:r w:rsidRPr="00FE75BA">
        <w:rPr>
          <w:rFonts w:ascii="TimesNewRomanPSMT" w:cs="TimesNewRomanPSMT"/>
          <w:color w:val="00B0F0"/>
          <w:sz w:val="24"/>
        </w:rPr>
        <w:t>TUCBW</w:t>
      </w:r>
      <w:r>
        <w:rPr>
          <w:rFonts w:ascii="TimesNewRomanPSMT" w:cs="TimesNewRomanPSMT" w:hint="cs"/>
          <w:color w:val="00B0F0"/>
          <w:sz w:val="24"/>
          <w:rtl/>
        </w:rPr>
        <w:t xml:space="preserve"> </w:t>
      </w:r>
      <w:r w:rsidRPr="00FE75BA">
        <w:rPr>
          <w:rFonts w:hint="cs"/>
          <w:color w:val="00B0F0"/>
          <w:sz w:val="24"/>
          <w:rtl/>
        </w:rPr>
        <w:t>کلیک بر روی دکمه‌ی «تایید درخواست»</w:t>
      </w:r>
    </w:p>
    <w:p w14:paraId="0AD4392F" w14:textId="225A9E50" w:rsidR="00A61AFA" w:rsidRPr="00A61AFA" w:rsidRDefault="00A61AFA" w:rsidP="00A61AFA">
      <w:pPr>
        <w:ind w:left="720"/>
        <w:rPr>
          <w:color w:val="00B0F0"/>
          <w:sz w:val="24"/>
          <w:rtl/>
        </w:rPr>
      </w:pPr>
      <w:r w:rsidRPr="00FE75BA">
        <w:rPr>
          <w:color w:val="00B0F0"/>
          <w:sz w:val="24"/>
        </w:rPr>
        <w:t xml:space="preserve"> </w:t>
      </w:r>
      <w:r w:rsidRPr="00FE75BA">
        <w:rPr>
          <w:rFonts w:ascii="TimesNewRomanPSMT" w:cs="TimesNewRomanPSMT"/>
          <w:color w:val="00B0F0"/>
          <w:sz w:val="24"/>
        </w:rPr>
        <w:t>TUCEW</w:t>
      </w:r>
      <w:r w:rsidRPr="00FE75BA">
        <w:rPr>
          <w:rFonts w:hint="cs"/>
          <w:color w:val="00B0F0"/>
          <w:sz w:val="24"/>
          <w:rtl/>
        </w:rPr>
        <w:t>نمایش پیام «تایید درخواست با موفقیت انجام شد»</w:t>
      </w:r>
    </w:p>
    <w:p w14:paraId="6D45E15E"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پالایش‌کردن دروس ارائه‌شده</w:t>
      </w:r>
    </w:p>
    <w:p w14:paraId="2CE3BDC6"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اعمال اولین پالایه توسط دانشجو</w:t>
      </w:r>
    </w:p>
    <w:p w14:paraId="37F41AB0"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برنامه‌های ساخته‌شده توسط سامانه بر اساس پالایه‌های اعمال شده</w:t>
      </w:r>
    </w:p>
    <w:p w14:paraId="2AB0AFE6"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نهایی کردن برنامه‌های پیشنهادی</w:t>
      </w:r>
    </w:p>
    <w:p w14:paraId="5758DBDA"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انتخاب برنامه‌های دلخواه توسط دانشجو</w:t>
      </w:r>
    </w:p>
    <w:p w14:paraId="06F7171C" w14:textId="2BFF1B21"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0E244E">
        <w:rPr>
          <w:rFonts w:hint="cs"/>
          <w:sz w:val="24"/>
          <w:rtl/>
        </w:rPr>
        <w:t>نمایش پیام «برنامه‌های موردعلاقه با موفقیت ذخیره گردیدند»</w:t>
      </w:r>
    </w:p>
    <w:p w14:paraId="503E49A3" w14:textId="05B2D806" w:rsidR="00501CC6" w:rsidRPr="00501CC6" w:rsidRDefault="00D55363" w:rsidP="00501CC6">
      <w:pPr>
        <w:pStyle w:val="ListParagraph"/>
        <w:numPr>
          <w:ilvl w:val="0"/>
          <w:numId w:val="34"/>
        </w:numPr>
        <w:spacing w:after="160" w:line="259" w:lineRule="auto"/>
        <w:rPr>
          <w:sz w:val="24"/>
          <w:rtl/>
        </w:rPr>
      </w:pPr>
      <w:r>
        <w:rPr>
          <w:rFonts w:hint="cs"/>
          <w:sz w:val="24"/>
          <w:rtl/>
        </w:rPr>
        <w:t>تعریف دروس ترم جاری</w:t>
      </w:r>
    </w:p>
    <w:p w14:paraId="009BE276"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پیوند «افزودن درس جدید»</w:t>
      </w:r>
    </w:p>
    <w:p w14:paraId="774B8016" w14:textId="7E88AB4D"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2C4CBB">
        <w:rPr>
          <w:rFonts w:hint="cs"/>
          <w:sz w:val="24"/>
          <w:rtl/>
        </w:rPr>
        <w:t>نمایش پیام «درس مورد نظر با موفقیت اضافه گردید»</w:t>
      </w:r>
    </w:p>
    <w:p w14:paraId="267DC72D" w14:textId="111162CF" w:rsidR="00501CC6" w:rsidRPr="00501CC6" w:rsidRDefault="00501CC6" w:rsidP="00501CC6">
      <w:pPr>
        <w:pStyle w:val="ListParagraph"/>
        <w:numPr>
          <w:ilvl w:val="0"/>
          <w:numId w:val="34"/>
        </w:numPr>
        <w:spacing w:after="160" w:line="259" w:lineRule="auto"/>
        <w:rPr>
          <w:sz w:val="24"/>
          <w:rtl/>
        </w:rPr>
      </w:pPr>
      <w:r w:rsidRPr="00501CC6">
        <w:rPr>
          <w:rFonts w:hint="cs"/>
          <w:sz w:val="24"/>
          <w:rtl/>
        </w:rPr>
        <w:t xml:space="preserve">ویرایش اطلاعات دروس </w:t>
      </w:r>
      <w:r w:rsidR="00F33296">
        <w:rPr>
          <w:rFonts w:hint="cs"/>
          <w:sz w:val="24"/>
          <w:rtl/>
        </w:rPr>
        <w:t>ترم جاری</w:t>
      </w:r>
    </w:p>
    <w:p w14:paraId="424EE00A"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پیوند «ویرایش درس»</w:t>
      </w:r>
    </w:p>
    <w:p w14:paraId="66F5BF8A"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«درس با موفقیت ویرایش شد»</w:t>
      </w:r>
    </w:p>
    <w:p w14:paraId="7CC1FE26" w14:textId="32B9EB47" w:rsidR="00501CC6" w:rsidRPr="00501CC6" w:rsidRDefault="00501CC6" w:rsidP="00501CC6">
      <w:pPr>
        <w:pStyle w:val="ListParagraph"/>
        <w:numPr>
          <w:ilvl w:val="0"/>
          <w:numId w:val="34"/>
        </w:numPr>
        <w:spacing w:after="160" w:line="259" w:lineRule="auto"/>
        <w:rPr>
          <w:sz w:val="24"/>
          <w:rtl/>
        </w:rPr>
      </w:pPr>
      <w:r w:rsidRPr="00501CC6">
        <w:rPr>
          <w:rFonts w:hint="cs"/>
          <w:sz w:val="24"/>
          <w:rtl/>
        </w:rPr>
        <w:t xml:space="preserve">نمایش دروس جایگزین </w:t>
      </w:r>
      <w:r w:rsidR="008F6D0A">
        <w:rPr>
          <w:rFonts w:hint="cs"/>
          <w:sz w:val="24"/>
          <w:rtl/>
        </w:rPr>
        <w:t>هنگام بروز خطا</w:t>
      </w:r>
    </w:p>
    <w:p w14:paraId="39400306" w14:textId="09E3824A"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 xml:space="preserve">کلیک بر روی </w:t>
      </w:r>
      <w:r w:rsidR="00FF5255">
        <w:rPr>
          <w:rFonts w:hint="cs"/>
          <w:sz w:val="24"/>
          <w:rtl/>
        </w:rPr>
        <w:t>پیوند</w:t>
      </w:r>
      <w:r w:rsidRPr="00501CC6">
        <w:rPr>
          <w:rFonts w:hint="cs"/>
          <w:sz w:val="24"/>
          <w:rtl/>
        </w:rPr>
        <w:t xml:space="preserve"> «نمایش خطاها»</w:t>
      </w:r>
    </w:p>
    <w:p w14:paraId="67C0C389" w14:textId="4CFFE3C3" w:rsidR="00501CC6" w:rsidRPr="00AE1E9B" w:rsidRDefault="00501CC6" w:rsidP="00501CC6">
      <w:pPr>
        <w:ind w:left="720"/>
        <w:rPr>
          <w:sz w:val="24"/>
        </w:rPr>
      </w:pPr>
      <w:r w:rsidRPr="00AE1E9B">
        <w:rPr>
          <w:sz w:val="24"/>
        </w:rPr>
        <w:t xml:space="preserve"> </w:t>
      </w:r>
      <w:r w:rsidRPr="00AE1E9B">
        <w:rPr>
          <w:rFonts w:ascii="TimesNewRomanPSMT"/>
          <w:sz w:val="24"/>
        </w:rPr>
        <w:t>TUCEW</w:t>
      </w:r>
      <w:r w:rsidR="00AE1E9B" w:rsidRPr="00AE1E9B">
        <w:rPr>
          <w:rFonts w:ascii="TimesNewRomanPSMT" w:hint="cs"/>
          <w:sz w:val="24"/>
          <w:rtl/>
        </w:rPr>
        <w:t xml:space="preserve">کاربر </w:t>
      </w:r>
      <w:r w:rsidR="00AE1E9B" w:rsidRPr="00AE1E9B">
        <w:rPr>
          <w:rFonts w:hint="cs"/>
          <w:sz w:val="24"/>
          <w:rtl/>
        </w:rPr>
        <w:t>دروس جایگزین را مشاهده می‌کند.</w:t>
      </w:r>
    </w:p>
    <w:p w14:paraId="691A4E1C"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انتخاب درس جایگزین در صورت تمایل دانشجو</w:t>
      </w:r>
    </w:p>
    <w:p w14:paraId="3133853A" w14:textId="6680F8B0"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 xml:space="preserve">انتخاب کردن </w:t>
      </w:r>
      <w:r w:rsidR="0025616C">
        <w:rPr>
          <w:rFonts w:hint="cs"/>
          <w:sz w:val="24"/>
          <w:rtl/>
        </w:rPr>
        <w:t>درس جایگزین در صورت تمایل</w:t>
      </w:r>
    </w:p>
    <w:p w14:paraId="208AE1FB" w14:textId="59D3E38D"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w:t>
      </w:r>
      <w:r w:rsidR="00773284">
        <w:rPr>
          <w:rFonts w:hint="cs"/>
          <w:sz w:val="24"/>
          <w:rtl/>
        </w:rPr>
        <w:t>درس جایگزین با موفقیت انتخاب شد</w:t>
      </w:r>
      <w:r w:rsidRPr="00501CC6">
        <w:rPr>
          <w:rFonts w:hint="cs"/>
          <w:sz w:val="24"/>
          <w:rtl/>
        </w:rPr>
        <w:t>»</w:t>
      </w:r>
    </w:p>
    <w:p w14:paraId="0B0C20D8"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lastRenderedPageBreak/>
        <w:t>ارسال پیام‌ها</w:t>
      </w:r>
    </w:p>
    <w:p w14:paraId="6B54BCF5"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پیوند «صفحه ارسال پیام»</w:t>
      </w:r>
    </w:p>
    <w:p w14:paraId="2CE1EF94" w14:textId="7ABE2D5A"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25616C">
        <w:rPr>
          <w:rFonts w:hint="cs"/>
          <w:sz w:val="24"/>
          <w:rtl/>
        </w:rPr>
        <w:t>نمایش پیام «پیام شما با موفقیت ارسال شد»</w:t>
      </w:r>
    </w:p>
    <w:p w14:paraId="72B0BBE2"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پیام‌ها</w:t>
      </w:r>
    </w:p>
    <w:p w14:paraId="0124B302"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«صفحه پیام‌ها»</w:t>
      </w:r>
    </w:p>
    <w:p w14:paraId="77F40866" w14:textId="17173BBA"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D116E2">
        <w:rPr>
          <w:rFonts w:hint="cs"/>
          <w:sz w:val="24"/>
          <w:rtl/>
        </w:rPr>
        <w:t>کاربر لیست پیام‌ها را مشاهده می‌کند.</w:t>
      </w:r>
    </w:p>
    <w:p w14:paraId="67F3257E" w14:textId="4F171BCD"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اطلاعات کامل دروس ارائه‌شده و برنامه‌های هفتگی</w:t>
      </w:r>
    </w:p>
    <w:p w14:paraId="75F2427D"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کردن بر روی پیوند «شروع انتخاب واحد»</w:t>
      </w:r>
    </w:p>
    <w:p w14:paraId="69EDAEF1" w14:textId="715B093D" w:rsidR="00501CC6" w:rsidRPr="00D116E2" w:rsidRDefault="00501CC6" w:rsidP="00501CC6">
      <w:pPr>
        <w:ind w:left="720"/>
        <w:rPr>
          <w:sz w:val="24"/>
        </w:rPr>
      </w:pPr>
      <w:r w:rsidRPr="00D116E2">
        <w:rPr>
          <w:sz w:val="24"/>
        </w:rPr>
        <w:t xml:space="preserve"> </w:t>
      </w:r>
      <w:r w:rsidRPr="00D116E2">
        <w:rPr>
          <w:rFonts w:ascii="TimesNewRomanPSMT"/>
          <w:sz w:val="24"/>
        </w:rPr>
        <w:t>TUCEW</w:t>
      </w:r>
      <w:r w:rsidR="00D116E2" w:rsidRPr="00D116E2">
        <w:rPr>
          <w:rFonts w:ascii="TimesNewRomanPSMT" w:hint="cs"/>
          <w:sz w:val="24"/>
          <w:rtl/>
        </w:rPr>
        <w:t xml:space="preserve">کاربر </w:t>
      </w:r>
      <w:r w:rsidR="00D116E2" w:rsidRPr="00D116E2">
        <w:rPr>
          <w:rFonts w:hint="cs"/>
          <w:sz w:val="24"/>
          <w:rtl/>
        </w:rPr>
        <w:t>اطلاعات کامل دروس و برنامه‌های هفتگی مشاهده می‌کند</w:t>
      </w:r>
      <w:r w:rsidR="00D116E2">
        <w:rPr>
          <w:rFonts w:hint="cs"/>
          <w:sz w:val="24"/>
          <w:rtl/>
        </w:rPr>
        <w:t>.</w:t>
      </w:r>
    </w:p>
    <w:p w14:paraId="5E5D455E"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خطا در هنگام عدم تطابق برنامه‌ی دانشجو با مسائل آموزشی</w:t>
      </w:r>
    </w:p>
    <w:p w14:paraId="3B3AFD9E"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«نمایش خطاها»</w:t>
      </w:r>
    </w:p>
    <w:p w14:paraId="61206166" w14:textId="4D476091"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D116E2">
        <w:rPr>
          <w:rFonts w:hint="cs"/>
          <w:sz w:val="24"/>
          <w:rtl/>
        </w:rPr>
        <w:t>کاربر خطاها را مشاهده می‌کند.</w:t>
      </w:r>
    </w:p>
    <w:p w14:paraId="32457F71"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 xml:space="preserve">بررسی تغییرات صورت گرفته در دروس  </w:t>
      </w:r>
    </w:p>
    <w:p w14:paraId="2F36CF6B"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دکمه «بررسی تغییرات»</w:t>
      </w:r>
    </w:p>
    <w:p w14:paraId="64C00CA4" w14:textId="20527AC4"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«تغییرات با موفقیت اعمال شد» یا «خطاهای خود را برطرف نمایید»</w:t>
      </w:r>
    </w:p>
    <w:p w14:paraId="36B1E870" w14:textId="1C75BAF5" w:rsidR="00501CC6" w:rsidRPr="00501CC6" w:rsidRDefault="00C26DEF" w:rsidP="00501CC6">
      <w:pPr>
        <w:pStyle w:val="ListParagraph"/>
        <w:numPr>
          <w:ilvl w:val="0"/>
          <w:numId w:val="34"/>
        </w:numPr>
        <w:spacing w:after="160" w:line="259" w:lineRule="auto"/>
        <w:rPr>
          <w:sz w:val="24"/>
          <w:rtl/>
        </w:rPr>
      </w:pPr>
      <w:r>
        <w:rPr>
          <w:rFonts w:hint="cs"/>
          <w:sz w:val="24"/>
          <w:rtl/>
        </w:rPr>
        <w:t>اعمال تغییرات</w:t>
      </w:r>
      <w:r w:rsidR="00EA0AA4">
        <w:rPr>
          <w:rFonts w:hint="cs"/>
          <w:sz w:val="24"/>
          <w:rtl/>
        </w:rPr>
        <w:t xml:space="preserve"> در فرایندهای ثبت‌نام</w:t>
      </w:r>
      <w:r w:rsidR="00501CC6" w:rsidRPr="00501CC6">
        <w:rPr>
          <w:rFonts w:hint="cs"/>
          <w:sz w:val="24"/>
          <w:rtl/>
        </w:rPr>
        <w:t xml:space="preserve"> </w:t>
      </w:r>
      <w:r>
        <w:rPr>
          <w:rFonts w:hint="cs"/>
          <w:sz w:val="24"/>
          <w:rtl/>
        </w:rPr>
        <w:t>توسط دانشجو</w:t>
      </w:r>
    </w:p>
    <w:p w14:paraId="622EEA00" w14:textId="77777777" w:rsidR="00501CC6" w:rsidRPr="00501CC6" w:rsidRDefault="00501CC6" w:rsidP="00501CC6">
      <w:pPr>
        <w:ind w:left="360" w:firstLine="360"/>
        <w:rPr>
          <w:sz w:val="24"/>
          <w:rtl/>
        </w:rPr>
      </w:pPr>
      <w:r w:rsidRPr="00501CC6">
        <w:rPr>
          <w:sz w:val="24"/>
        </w:rPr>
        <w:t xml:space="preserve"> </w:t>
      </w:r>
      <w:r w:rsidRPr="00501CC6">
        <w:rPr>
          <w:rFonts w:ascii="TimesNewRomanPSMT" w:cs="TimesNewRomanPSMT"/>
          <w:sz w:val="24"/>
        </w:rPr>
        <w:t>TUCBW</w:t>
      </w:r>
      <w:r w:rsidRPr="00501CC6">
        <w:rPr>
          <w:rFonts w:hint="cs"/>
          <w:sz w:val="24"/>
          <w:rtl/>
        </w:rPr>
        <w:t>کلیک بر روی دکمه «اعمال تغییرات»</w:t>
      </w:r>
    </w:p>
    <w:p w14:paraId="3CD3EF9F" w14:textId="0479072B" w:rsidR="00501CC6" w:rsidRPr="00501CC6" w:rsidRDefault="00501CC6" w:rsidP="00501CC6">
      <w:pPr>
        <w:ind w:left="360" w:firstLine="360"/>
        <w:rPr>
          <w:sz w:val="24"/>
          <w:rtl/>
        </w:rPr>
      </w:pPr>
      <w:r w:rsidRPr="00501CC6">
        <w:rPr>
          <w:sz w:val="24"/>
        </w:rPr>
        <w:t xml:space="preserve"> </w:t>
      </w:r>
      <w:r w:rsidRPr="00501CC6">
        <w:rPr>
          <w:rFonts w:ascii="TimesNewRomanPSMT" w:cs="TimesNewRomanPSMT"/>
          <w:sz w:val="24"/>
        </w:rPr>
        <w:t>TUCEW</w:t>
      </w:r>
      <w:r w:rsidRPr="00501CC6">
        <w:rPr>
          <w:rFonts w:hint="cs"/>
          <w:sz w:val="24"/>
          <w:rtl/>
        </w:rPr>
        <w:t>نمایش پیام «تغییرات با موفقیت اعمال شد</w:t>
      </w:r>
      <w:r w:rsidR="005C6FB1">
        <w:rPr>
          <w:rFonts w:hint="cs"/>
          <w:sz w:val="24"/>
          <w:rtl/>
        </w:rPr>
        <w:t>ند</w:t>
      </w:r>
      <w:r w:rsidRPr="00501CC6">
        <w:rPr>
          <w:rFonts w:hint="cs"/>
          <w:sz w:val="24"/>
          <w:rtl/>
        </w:rPr>
        <w:t>»</w:t>
      </w:r>
    </w:p>
    <w:p w14:paraId="299C76A3" w14:textId="77777777" w:rsidR="00501CC6" w:rsidRPr="00501CC6" w:rsidRDefault="00501CC6" w:rsidP="00501CC6">
      <w:pPr>
        <w:pStyle w:val="ListParagraph"/>
        <w:numPr>
          <w:ilvl w:val="0"/>
          <w:numId w:val="34"/>
        </w:numPr>
        <w:spacing w:after="160" w:line="259" w:lineRule="auto"/>
        <w:jc w:val="both"/>
        <w:rPr>
          <w:sz w:val="24"/>
          <w:rtl/>
        </w:rPr>
      </w:pPr>
      <w:r w:rsidRPr="00501CC6">
        <w:rPr>
          <w:rFonts w:hint="cs"/>
          <w:sz w:val="24"/>
          <w:rtl/>
        </w:rPr>
        <w:t>تنظیم تعداد محدودیت ها در زمان ترمیم توسط مدیرسطح دو</w:t>
      </w:r>
    </w:p>
    <w:p w14:paraId="728016D1"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گزینه تنظیمات سامانه</w:t>
      </w:r>
    </w:p>
    <w:p w14:paraId="36F83455" w14:textId="3C6E0F28" w:rsidR="00501CC6" w:rsidRPr="00501CC6" w:rsidRDefault="00501CC6" w:rsidP="00501CC6">
      <w:pPr>
        <w:ind w:left="720"/>
        <w:rPr>
          <w:sz w:val="24"/>
          <w:rtl/>
        </w:rPr>
      </w:pPr>
      <w:r w:rsidRPr="00501CC6">
        <w:rPr>
          <w:sz w:val="24"/>
        </w:rPr>
        <w:t xml:space="preserve"> </w:t>
      </w:r>
      <w:r w:rsidRPr="00501CC6">
        <w:rPr>
          <w:rFonts w:ascii="TimesNewRomanPSMT" w:cs="TimesNewRomanPSMT"/>
          <w:sz w:val="24"/>
        </w:rPr>
        <w:t>TUCEW</w:t>
      </w:r>
      <w:r w:rsidRPr="00501CC6">
        <w:rPr>
          <w:rFonts w:hint="cs"/>
          <w:sz w:val="24"/>
          <w:rtl/>
        </w:rPr>
        <w:t>نمایش پیام «تغییرات با موفقیت صورت گرفت»</w:t>
      </w:r>
    </w:p>
    <w:p w14:paraId="6AFC63A3" w14:textId="12CE88BF" w:rsidR="00501CC6" w:rsidRPr="00501CC6" w:rsidRDefault="0094647B" w:rsidP="00501CC6">
      <w:pPr>
        <w:pStyle w:val="ListParagraph"/>
        <w:numPr>
          <w:ilvl w:val="0"/>
          <w:numId w:val="34"/>
        </w:numPr>
        <w:spacing w:after="160" w:line="259" w:lineRule="auto"/>
        <w:rPr>
          <w:sz w:val="24"/>
          <w:rtl/>
        </w:rPr>
      </w:pPr>
      <w:r>
        <w:rPr>
          <w:rFonts w:hint="cs"/>
          <w:sz w:val="24"/>
          <w:rtl/>
        </w:rPr>
        <w:t>انجام عملیات ترمیم</w:t>
      </w:r>
    </w:p>
    <w:p w14:paraId="6F875E58"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«عملیات ترمیم»</w:t>
      </w:r>
    </w:p>
    <w:p w14:paraId="373B592B"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بستن پنجره‌ی «عملیات ترمیم»</w:t>
      </w:r>
    </w:p>
    <w:p w14:paraId="7AD8A28E" w14:textId="4F3D1A48" w:rsidR="00501CC6" w:rsidRPr="00501CC6" w:rsidRDefault="00501CC6" w:rsidP="00501CC6">
      <w:pPr>
        <w:pStyle w:val="ListParagraph"/>
        <w:numPr>
          <w:ilvl w:val="0"/>
          <w:numId w:val="34"/>
        </w:numPr>
        <w:spacing w:after="160" w:line="259" w:lineRule="auto"/>
        <w:rPr>
          <w:sz w:val="24"/>
          <w:rtl/>
        </w:rPr>
      </w:pPr>
      <w:r w:rsidRPr="00501CC6">
        <w:rPr>
          <w:rFonts w:hint="cs"/>
          <w:sz w:val="24"/>
          <w:rtl/>
        </w:rPr>
        <w:t>بررسی دروس انتخاب شده توسط دانشجو در عملیات ترمیم بر</w:t>
      </w:r>
      <w:r w:rsidR="008C2E2D">
        <w:rPr>
          <w:rFonts w:hint="cs"/>
          <w:sz w:val="24"/>
          <w:rtl/>
        </w:rPr>
        <w:t xml:space="preserve"> </w:t>
      </w:r>
      <w:r w:rsidRPr="00501CC6">
        <w:rPr>
          <w:rFonts w:hint="cs"/>
          <w:sz w:val="24"/>
          <w:rtl/>
        </w:rPr>
        <w:t>اساس محدودیت‌های عملیات ترمیم</w:t>
      </w:r>
    </w:p>
    <w:p w14:paraId="63E11CEB" w14:textId="6DF66BF0" w:rsidR="00501CC6" w:rsidRPr="00501CC6" w:rsidRDefault="00501CC6" w:rsidP="00501CC6">
      <w:pPr>
        <w:ind w:left="720"/>
        <w:rPr>
          <w:sz w:val="24"/>
        </w:rPr>
      </w:pPr>
      <w:r w:rsidRPr="00501CC6">
        <w:rPr>
          <w:sz w:val="24"/>
        </w:rPr>
        <w:lastRenderedPageBreak/>
        <w:t xml:space="preserve"> </w:t>
      </w:r>
      <w:r w:rsidRPr="00501CC6">
        <w:rPr>
          <w:rFonts w:ascii="TimesNewRomanPSMT" w:cs="TimesNewRomanPSMT"/>
          <w:sz w:val="24"/>
        </w:rPr>
        <w:t>TUCBW</w:t>
      </w:r>
      <w:r w:rsidR="002C0A91">
        <w:rPr>
          <w:rFonts w:hint="cs"/>
          <w:sz w:val="24"/>
          <w:rtl/>
        </w:rPr>
        <w:t>کلیک بر روی دکمه «بررسی تغییرات»</w:t>
      </w:r>
    </w:p>
    <w:p w14:paraId="4E1F3C9C" w14:textId="45524762" w:rsidR="00501CC6" w:rsidRPr="00501CC6" w:rsidRDefault="00501CC6" w:rsidP="00501CC6">
      <w:pPr>
        <w:ind w:left="720"/>
        <w:rPr>
          <w:sz w:val="24"/>
          <w:rtl/>
        </w:rPr>
      </w:pPr>
      <w:r w:rsidRPr="00501CC6">
        <w:rPr>
          <w:sz w:val="24"/>
        </w:rPr>
        <w:t xml:space="preserve"> </w:t>
      </w:r>
      <w:r w:rsidRPr="00501CC6">
        <w:rPr>
          <w:rFonts w:ascii="TimesNewRomanPSMT" w:cs="TimesNewRomanPSMT"/>
          <w:sz w:val="24"/>
        </w:rPr>
        <w:t>TUCEW</w:t>
      </w:r>
      <w:r w:rsidRPr="00501CC6">
        <w:rPr>
          <w:rFonts w:hint="cs"/>
          <w:sz w:val="24"/>
          <w:rtl/>
        </w:rPr>
        <w:t xml:space="preserve">نمایش </w:t>
      </w:r>
      <w:r w:rsidR="008C2E2D">
        <w:rPr>
          <w:rFonts w:hint="cs"/>
          <w:sz w:val="24"/>
          <w:rtl/>
        </w:rPr>
        <w:t>وضعیت در</w:t>
      </w:r>
      <w:r w:rsidR="008333DC">
        <w:rPr>
          <w:rFonts w:hint="cs"/>
          <w:sz w:val="24"/>
          <w:rtl/>
        </w:rPr>
        <w:t>و</w:t>
      </w:r>
      <w:r w:rsidR="008C2E2D">
        <w:rPr>
          <w:rFonts w:hint="cs"/>
          <w:sz w:val="24"/>
          <w:rtl/>
        </w:rPr>
        <w:t>س انتخابی بر اساس محدودیت</w:t>
      </w:r>
      <w:r w:rsidR="008267F4">
        <w:rPr>
          <w:rFonts w:hint="cs"/>
          <w:sz w:val="24"/>
          <w:rtl/>
        </w:rPr>
        <w:t>‌</w:t>
      </w:r>
      <w:r w:rsidR="008C2E2D">
        <w:rPr>
          <w:rFonts w:hint="cs"/>
          <w:sz w:val="24"/>
          <w:rtl/>
        </w:rPr>
        <w:t>های ترمیم</w:t>
      </w:r>
    </w:p>
    <w:p w14:paraId="1F651353"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دریافت گزارش از وضعیت ثبت‌نام دانشجو</w:t>
      </w:r>
    </w:p>
    <w:p w14:paraId="03A32B27"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 xml:space="preserve">کلیک بر روی پیوند </w:t>
      </w:r>
      <w:r w:rsidRPr="00501CC6">
        <w:rPr>
          <w:rFonts w:cs="Cambria" w:hint="cs"/>
          <w:sz w:val="24"/>
          <w:rtl/>
        </w:rPr>
        <w:t>«</w:t>
      </w:r>
      <w:r w:rsidRPr="00501CC6">
        <w:rPr>
          <w:rFonts w:hint="cs"/>
          <w:sz w:val="24"/>
          <w:rtl/>
        </w:rPr>
        <w:t>گزارش‌ ثبت‌نام»</w:t>
      </w:r>
    </w:p>
    <w:p w14:paraId="25BB1C09"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مشاهده گزارش ثبت‌نام</w:t>
      </w:r>
    </w:p>
    <w:p w14:paraId="162F46D6"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نمایش نتایج لحظه به لحظه فرایند ثبت‌نام اصلی به معاون آموزشی</w:t>
      </w:r>
    </w:p>
    <w:p w14:paraId="2EBD30BF"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«نمایش نتایج ثبت‌نام اصلی»</w:t>
      </w:r>
    </w:p>
    <w:p w14:paraId="2B03E149"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مشاهده نتایج کلی ثبت‌نام توسط معاون آموزشی</w:t>
      </w:r>
    </w:p>
    <w:p w14:paraId="4EE67573"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وارد کردن دروس موردنظر توسط کاربر مهمان</w:t>
      </w:r>
    </w:p>
    <w:p w14:paraId="7A34A500" w14:textId="006F7531"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دکمه «</w:t>
      </w:r>
      <w:r w:rsidR="00C9724E">
        <w:rPr>
          <w:rFonts w:hint="cs"/>
          <w:sz w:val="24"/>
          <w:rtl/>
        </w:rPr>
        <w:t xml:space="preserve">وارد </w:t>
      </w:r>
      <w:r w:rsidRPr="00501CC6">
        <w:rPr>
          <w:rFonts w:hint="cs"/>
          <w:sz w:val="24"/>
          <w:rtl/>
        </w:rPr>
        <w:t>در</w:t>
      </w:r>
      <w:r w:rsidR="00C9724E">
        <w:rPr>
          <w:rFonts w:hint="cs"/>
          <w:sz w:val="24"/>
          <w:rtl/>
        </w:rPr>
        <w:t>و</w:t>
      </w:r>
      <w:r w:rsidRPr="00501CC6">
        <w:rPr>
          <w:rFonts w:hint="cs"/>
          <w:sz w:val="24"/>
          <w:rtl/>
        </w:rPr>
        <w:t>س جدید»</w:t>
      </w:r>
    </w:p>
    <w:p w14:paraId="50AAE43D" w14:textId="784B9DCA"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B14B63">
        <w:rPr>
          <w:rFonts w:hint="cs"/>
          <w:sz w:val="24"/>
          <w:rtl/>
        </w:rPr>
        <w:t xml:space="preserve">نمایش پیام «دروس با موفقیت اضافه </w:t>
      </w:r>
      <w:r w:rsidR="00EF5550">
        <w:rPr>
          <w:rFonts w:hint="cs"/>
          <w:sz w:val="24"/>
          <w:rtl/>
        </w:rPr>
        <w:t>شدند</w:t>
      </w:r>
      <w:r w:rsidR="00B14B63">
        <w:rPr>
          <w:rFonts w:hint="cs"/>
          <w:sz w:val="24"/>
          <w:rtl/>
        </w:rPr>
        <w:t>»</w:t>
      </w:r>
    </w:p>
    <w:p w14:paraId="4702E016"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ارسال درخواست مجوزهای آموزشی توسط دانشجویان</w:t>
      </w:r>
    </w:p>
    <w:p w14:paraId="545B835C"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دکمه «ارسال درخواست»</w:t>
      </w:r>
    </w:p>
    <w:p w14:paraId="55CB3251" w14:textId="08E7B742"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«درخواست شما با موفقیت ارسال شد»</w:t>
      </w:r>
    </w:p>
    <w:p w14:paraId="6F563BB8"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پاسخگویی به درخواست‌ مجوزهای آموزشی دانشجویان توسط مدیرسطح دو</w:t>
      </w:r>
    </w:p>
    <w:p w14:paraId="5A3DEA11" w14:textId="77777777"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TUCBW</w:t>
      </w:r>
      <w:r w:rsidRPr="00501CC6">
        <w:rPr>
          <w:rFonts w:hint="cs"/>
          <w:sz w:val="24"/>
          <w:rtl/>
        </w:rPr>
        <w:t>کلیک بر روی پیوند «نمایش درخواست»</w:t>
      </w:r>
    </w:p>
    <w:p w14:paraId="1449817E" w14:textId="5F472F04" w:rsidR="00501CC6" w:rsidRPr="00501CC6" w:rsidRDefault="00501CC6" w:rsidP="00501CC6">
      <w:pPr>
        <w:ind w:left="720"/>
        <w:rPr>
          <w:sz w:val="24"/>
        </w:rPr>
      </w:pPr>
      <w:r w:rsidRPr="00501CC6">
        <w:rPr>
          <w:sz w:val="24"/>
        </w:rPr>
        <w:t xml:space="preserve"> </w:t>
      </w:r>
      <w:r w:rsidRPr="00501CC6">
        <w:rPr>
          <w:rFonts w:ascii="TimesNewRomanPSMT" w:cs="TimesNewRomanPSMT"/>
          <w:sz w:val="24"/>
        </w:rPr>
        <w:t>TUCEW</w:t>
      </w:r>
      <w:r w:rsidR="00917907">
        <w:rPr>
          <w:rFonts w:hint="cs"/>
          <w:sz w:val="24"/>
          <w:rtl/>
        </w:rPr>
        <w:t xml:space="preserve">نمایش پیام «پاسخ با موفقیت ارسال </w:t>
      </w:r>
      <w:r w:rsidR="00772D5C">
        <w:rPr>
          <w:rFonts w:hint="cs"/>
          <w:sz w:val="24"/>
          <w:rtl/>
        </w:rPr>
        <w:t>شد</w:t>
      </w:r>
      <w:r w:rsidR="00917907">
        <w:rPr>
          <w:rFonts w:hint="cs"/>
          <w:sz w:val="24"/>
          <w:rtl/>
        </w:rPr>
        <w:t>»</w:t>
      </w:r>
    </w:p>
    <w:p w14:paraId="62F98727" w14:textId="77777777" w:rsidR="00501CC6" w:rsidRPr="00501CC6" w:rsidRDefault="00501CC6" w:rsidP="00501CC6">
      <w:pPr>
        <w:pStyle w:val="ListParagraph"/>
        <w:numPr>
          <w:ilvl w:val="0"/>
          <w:numId w:val="34"/>
        </w:numPr>
        <w:spacing w:after="160" w:line="259" w:lineRule="auto"/>
        <w:rPr>
          <w:sz w:val="24"/>
          <w:rtl/>
        </w:rPr>
      </w:pPr>
      <w:r w:rsidRPr="00501CC6">
        <w:rPr>
          <w:rFonts w:hint="cs"/>
          <w:sz w:val="24"/>
          <w:rtl/>
        </w:rPr>
        <w:t>خروج از سیستم</w:t>
      </w:r>
    </w:p>
    <w:p w14:paraId="19C2CED8" w14:textId="77777777" w:rsidR="00501CC6" w:rsidRPr="00501CC6" w:rsidRDefault="00501CC6" w:rsidP="00501CC6">
      <w:pPr>
        <w:ind w:left="360" w:firstLine="360"/>
        <w:rPr>
          <w:sz w:val="24"/>
          <w:rtl/>
        </w:rPr>
      </w:pPr>
      <w:r w:rsidRPr="00501CC6">
        <w:rPr>
          <w:sz w:val="24"/>
        </w:rPr>
        <w:t xml:space="preserve"> </w:t>
      </w:r>
      <w:r w:rsidRPr="00501CC6">
        <w:rPr>
          <w:rFonts w:ascii="TimesNewRomanPSMT" w:cs="TimesNewRomanPSMT"/>
          <w:sz w:val="24"/>
        </w:rPr>
        <w:t>TUCBW</w:t>
      </w:r>
      <w:r w:rsidRPr="00501CC6">
        <w:rPr>
          <w:rFonts w:hint="cs"/>
          <w:sz w:val="24"/>
          <w:rtl/>
        </w:rPr>
        <w:t>کلیک بر روی دکمه «خروج»</w:t>
      </w:r>
    </w:p>
    <w:p w14:paraId="6185E89E" w14:textId="77777777" w:rsidR="00501CC6" w:rsidRPr="00501CC6" w:rsidRDefault="00501CC6" w:rsidP="00501CC6">
      <w:pPr>
        <w:ind w:left="360" w:firstLine="360"/>
        <w:rPr>
          <w:sz w:val="24"/>
          <w:rtl/>
        </w:rPr>
      </w:pPr>
      <w:r w:rsidRPr="00501CC6">
        <w:rPr>
          <w:sz w:val="24"/>
        </w:rPr>
        <w:t xml:space="preserve"> </w:t>
      </w:r>
      <w:r w:rsidRPr="00501CC6">
        <w:rPr>
          <w:rFonts w:ascii="TimesNewRomanPSMT" w:cs="TimesNewRomanPSMT"/>
          <w:sz w:val="24"/>
        </w:rPr>
        <w:t>TUCEW</w:t>
      </w:r>
      <w:r w:rsidRPr="00501CC6">
        <w:rPr>
          <w:rFonts w:hint="cs"/>
          <w:sz w:val="24"/>
          <w:rtl/>
        </w:rPr>
        <w:t>خارج شدن از سیستم</w:t>
      </w:r>
    </w:p>
    <w:p w14:paraId="6939DF6B" w14:textId="7D1DF603" w:rsidR="00501CC6" w:rsidRDefault="004A23F8" w:rsidP="00501CC6">
      <w:pPr>
        <w:pStyle w:val="ListParagraph"/>
        <w:numPr>
          <w:ilvl w:val="0"/>
          <w:numId w:val="34"/>
        </w:numPr>
        <w:spacing w:after="160" w:line="259" w:lineRule="auto"/>
        <w:rPr>
          <w:sz w:val="24"/>
        </w:rPr>
      </w:pPr>
      <w:r>
        <w:rPr>
          <w:rFonts w:hint="cs"/>
          <w:sz w:val="24"/>
          <w:rtl/>
        </w:rPr>
        <w:t>انتخاب درس در ثبت‌نام اصلی</w:t>
      </w:r>
    </w:p>
    <w:p w14:paraId="6C3D0CE5" w14:textId="34AF2B95" w:rsidR="00501CC6" w:rsidRPr="00501CC6" w:rsidRDefault="00501CC6" w:rsidP="00501CC6">
      <w:pPr>
        <w:ind w:left="720"/>
        <w:rPr>
          <w:sz w:val="24"/>
          <w:rtl/>
        </w:rPr>
      </w:pPr>
      <w:r w:rsidRPr="00501CC6">
        <w:rPr>
          <w:rFonts w:ascii="TimesNewRomanPSMT" w:cs="TimesNewRomanPSMT"/>
          <w:sz w:val="24"/>
        </w:rPr>
        <w:t>TUCBW</w:t>
      </w:r>
      <w:r w:rsidRPr="00501CC6">
        <w:rPr>
          <w:rFonts w:hint="cs"/>
          <w:sz w:val="24"/>
          <w:rtl/>
        </w:rPr>
        <w:t xml:space="preserve">کلیک بر روی </w:t>
      </w:r>
      <w:r w:rsidR="00100657">
        <w:rPr>
          <w:rFonts w:hint="cs"/>
          <w:sz w:val="24"/>
          <w:rtl/>
        </w:rPr>
        <w:t>درس موردنظر</w:t>
      </w:r>
    </w:p>
    <w:p w14:paraId="694674D7" w14:textId="702B2C06" w:rsidR="00822248" w:rsidRPr="00A61AFA" w:rsidRDefault="00501CC6" w:rsidP="00A61AFA">
      <w:pPr>
        <w:ind w:left="720"/>
        <w:rPr>
          <w:sz w:val="24"/>
        </w:rPr>
      </w:pPr>
      <w:r w:rsidRPr="00501CC6">
        <w:rPr>
          <w:sz w:val="24"/>
        </w:rPr>
        <w:t xml:space="preserve"> </w:t>
      </w:r>
      <w:r w:rsidRPr="00501CC6">
        <w:rPr>
          <w:rFonts w:ascii="TimesNewRomanPSMT" w:cs="TimesNewRomanPSMT"/>
          <w:sz w:val="24"/>
        </w:rPr>
        <w:t>TUCEW</w:t>
      </w:r>
      <w:r w:rsidRPr="00501CC6">
        <w:rPr>
          <w:rFonts w:hint="cs"/>
          <w:sz w:val="24"/>
          <w:rtl/>
        </w:rPr>
        <w:t>نمایش پیام «</w:t>
      </w:r>
      <w:r w:rsidR="00100657">
        <w:rPr>
          <w:rFonts w:hint="cs"/>
          <w:sz w:val="24"/>
          <w:rtl/>
        </w:rPr>
        <w:t>درس با موفقیت اضافه شد</w:t>
      </w:r>
      <w:r w:rsidRPr="00501CC6">
        <w:rPr>
          <w:rFonts w:hint="cs"/>
          <w:sz w:val="24"/>
          <w:rtl/>
        </w:rPr>
        <w:t>»</w:t>
      </w:r>
    </w:p>
    <w:p w14:paraId="1B8449C4" w14:textId="45931197" w:rsidR="00D116E2" w:rsidRPr="00FE75BA" w:rsidRDefault="00D116E2" w:rsidP="00D116E2">
      <w:pPr>
        <w:pStyle w:val="ListParagraph"/>
        <w:numPr>
          <w:ilvl w:val="0"/>
          <w:numId w:val="34"/>
        </w:numPr>
        <w:rPr>
          <w:color w:val="00B0F0"/>
          <w:sz w:val="24"/>
        </w:rPr>
      </w:pPr>
      <w:r w:rsidRPr="00FE75BA">
        <w:rPr>
          <w:rFonts w:hint="cs"/>
          <w:color w:val="00B0F0"/>
          <w:sz w:val="24"/>
          <w:rtl/>
        </w:rPr>
        <w:t>مشاهده پرسش و پاسخ‌های متداول</w:t>
      </w:r>
    </w:p>
    <w:p w14:paraId="1E0BE73E" w14:textId="2F52ABE9" w:rsidR="00D116E2" w:rsidRPr="00FE75BA" w:rsidRDefault="00D14CE3" w:rsidP="00D116E2">
      <w:pPr>
        <w:ind w:left="360"/>
        <w:rPr>
          <w:color w:val="00B0F0"/>
          <w:sz w:val="24"/>
          <w:rtl/>
        </w:rPr>
      </w:pPr>
      <w:r>
        <w:rPr>
          <w:rFonts w:ascii="TimesNewRomanPSMT" w:cs="TimesNewRomanPSMT" w:hint="cs"/>
          <w:color w:val="00B0F0"/>
          <w:sz w:val="24"/>
          <w:rtl/>
        </w:rPr>
        <w:lastRenderedPageBreak/>
        <w:t xml:space="preserve"> </w:t>
      </w:r>
      <w:r w:rsidR="00D116E2" w:rsidRPr="00FE75BA">
        <w:rPr>
          <w:rFonts w:ascii="TimesNewRomanPSMT" w:cs="TimesNewRomanPSMT"/>
          <w:color w:val="00B0F0"/>
          <w:sz w:val="24"/>
        </w:rPr>
        <w:t>TUCBW</w:t>
      </w:r>
      <w:r w:rsidR="00D859B1">
        <w:rPr>
          <w:rFonts w:ascii="TimesNewRomanPSMT" w:cs="TimesNewRomanPSMT" w:hint="cs"/>
          <w:color w:val="00B0F0"/>
          <w:sz w:val="24"/>
          <w:rtl/>
        </w:rPr>
        <w:t xml:space="preserve"> </w:t>
      </w:r>
      <w:r w:rsidR="00D116E2" w:rsidRPr="00FE75BA">
        <w:rPr>
          <w:rFonts w:hint="cs"/>
          <w:color w:val="00B0F0"/>
          <w:sz w:val="24"/>
          <w:rtl/>
        </w:rPr>
        <w:t>کلیک بر روی پیوند «پرسش و پاسخ‌های متداول»</w:t>
      </w:r>
    </w:p>
    <w:p w14:paraId="49B2E4F4" w14:textId="01FC40CC" w:rsidR="00D116E2" w:rsidRDefault="00D116E2" w:rsidP="00D116E2">
      <w:pPr>
        <w:ind w:left="360"/>
        <w:rPr>
          <w:rFonts w:ascii="TimesNewRomanPSMT"/>
          <w:color w:val="00B0F0"/>
          <w:sz w:val="24"/>
          <w:rtl/>
        </w:rPr>
      </w:pPr>
      <w:r w:rsidRPr="00FE75BA">
        <w:rPr>
          <w:color w:val="00B0F0"/>
          <w:sz w:val="24"/>
        </w:rPr>
        <w:t xml:space="preserve"> </w:t>
      </w:r>
      <w:r w:rsidRPr="00FE75BA">
        <w:rPr>
          <w:rFonts w:ascii="TimesNewRomanPSMT"/>
          <w:color w:val="00B0F0"/>
          <w:sz w:val="24"/>
        </w:rPr>
        <w:t>TUCEW</w:t>
      </w:r>
      <w:r w:rsidR="000B6BE5" w:rsidRPr="00FE75BA">
        <w:rPr>
          <w:rFonts w:ascii="TimesNewRomanPSMT" w:hint="cs"/>
          <w:color w:val="00B0F0"/>
          <w:sz w:val="24"/>
          <w:rtl/>
        </w:rPr>
        <w:t>کاربر پرسش و پاسخ‌های متداول را مشاهده می‌کند.</w:t>
      </w:r>
    </w:p>
    <w:p w14:paraId="70F28B5E" w14:textId="11A35038" w:rsidR="00D859B1" w:rsidRDefault="00D859B1" w:rsidP="00D859B1">
      <w:pPr>
        <w:pStyle w:val="ListParagraph"/>
        <w:numPr>
          <w:ilvl w:val="0"/>
          <w:numId w:val="34"/>
        </w:numPr>
        <w:rPr>
          <w:color w:val="00B0F0"/>
          <w:sz w:val="24"/>
        </w:rPr>
      </w:pPr>
      <w:r>
        <w:rPr>
          <w:rFonts w:hint="cs"/>
          <w:color w:val="00B0F0"/>
          <w:sz w:val="24"/>
          <w:rtl/>
        </w:rPr>
        <w:t>اضافه کردن پرسش و پاسخ متداول</w:t>
      </w:r>
    </w:p>
    <w:p w14:paraId="3F4E32F9" w14:textId="74088E65" w:rsidR="00D859B1" w:rsidRPr="00D859B1" w:rsidRDefault="00D859B1" w:rsidP="00D859B1">
      <w:pPr>
        <w:ind w:left="360"/>
        <w:rPr>
          <w:color w:val="00B0F0"/>
          <w:sz w:val="24"/>
          <w:rtl/>
        </w:rPr>
      </w:pPr>
      <w:r w:rsidRPr="00D859B1">
        <w:rPr>
          <w:rFonts w:ascii="TimesNewRomanPSMT"/>
          <w:color w:val="00B0F0"/>
          <w:sz w:val="24"/>
        </w:rPr>
        <w:t>TUCBW</w:t>
      </w:r>
      <w:r w:rsidRPr="00D859B1">
        <w:rPr>
          <w:rFonts w:ascii="TimesNewRomanPSMT" w:hint="cs"/>
          <w:color w:val="00B0F0"/>
          <w:sz w:val="24"/>
          <w:rtl/>
        </w:rPr>
        <w:t xml:space="preserve"> </w:t>
      </w:r>
      <w:r w:rsidRPr="00D859B1">
        <w:rPr>
          <w:rFonts w:hint="cs"/>
          <w:color w:val="00B0F0"/>
          <w:sz w:val="24"/>
          <w:rtl/>
        </w:rPr>
        <w:t>کلیک بر روی پیوند «اضافه کردن پرسش و پاسخ‌ متداول»</w:t>
      </w:r>
    </w:p>
    <w:p w14:paraId="360655DF" w14:textId="4CD32F95" w:rsidR="00D859B1" w:rsidRPr="00D859B1" w:rsidRDefault="00D859B1" w:rsidP="00D859B1">
      <w:pPr>
        <w:ind w:left="360"/>
        <w:rPr>
          <w:rFonts w:ascii="TimesNewRomanPSMT"/>
          <w:color w:val="00B0F0"/>
          <w:sz w:val="24"/>
          <w:rtl/>
        </w:rPr>
      </w:pPr>
      <w:r w:rsidRPr="00D859B1">
        <w:rPr>
          <w:color w:val="00B0F0"/>
          <w:sz w:val="24"/>
        </w:rPr>
        <w:t xml:space="preserve"> </w:t>
      </w:r>
      <w:r w:rsidRPr="00D859B1">
        <w:rPr>
          <w:rFonts w:ascii="TimesNewRomanPSMT"/>
          <w:color w:val="00B0F0"/>
          <w:sz w:val="24"/>
        </w:rPr>
        <w:t>TUCEW</w:t>
      </w:r>
      <w:r w:rsidRPr="00D859B1">
        <w:rPr>
          <w:rFonts w:ascii="TimesNewRomanPSMT" w:hint="cs"/>
          <w:color w:val="00B0F0"/>
          <w:sz w:val="24"/>
          <w:rtl/>
        </w:rPr>
        <w:t>نمایش پیام «</w:t>
      </w:r>
      <w:r w:rsidRPr="00D859B1">
        <w:rPr>
          <w:rFonts w:hint="cs"/>
          <w:color w:val="00B0F0"/>
          <w:sz w:val="24"/>
          <w:rtl/>
        </w:rPr>
        <w:t>پرسش و پاسخ با موفقیت اضافه شد»</w:t>
      </w:r>
    </w:p>
    <w:p w14:paraId="6AD049FE" w14:textId="47025C97" w:rsidR="009517B3" w:rsidRDefault="009517B3" w:rsidP="009517B3">
      <w:pPr>
        <w:pStyle w:val="ListParagraph"/>
        <w:numPr>
          <w:ilvl w:val="0"/>
          <w:numId w:val="34"/>
        </w:numPr>
        <w:rPr>
          <w:color w:val="00B0F0"/>
          <w:sz w:val="24"/>
        </w:rPr>
      </w:pPr>
      <w:r>
        <w:rPr>
          <w:rFonts w:hint="cs"/>
          <w:color w:val="00B0F0"/>
          <w:sz w:val="24"/>
          <w:rtl/>
        </w:rPr>
        <w:t>ویرایش پرسش و پاسخ متداول</w:t>
      </w:r>
    </w:p>
    <w:p w14:paraId="53B37C13" w14:textId="76AB9601" w:rsidR="009517B3" w:rsidRPr="00D859B1" w:rsidRDefault="009517B3" w:rsidP="009517B3">
      <w:pPr>
        <w:ind w:left="360"/>
        <w:rPr>
          <w:color w:val="00B0F0"/>
          <w:sz w:val="24"/>
          <w:rtl/>
        </w:rPr>
      </w:pPr>
      <w:r w:rsidRPr="00D859B1">
        <w:rPr>
          <w:rFonts w:ascii="TimesNewRomanPSMT"/>
          <w:color w:val="00B0F0"/>
          <w:sz w:val="24"/>
        </w:rPr>
        <w:t>TUCBW</w:t>
      </w:r>
      <w:r w:rsidRPr="00D859B1">
        <w:rPr>
          <w:rFonts w:ascii="TimesNewRomanPSMT" w:hint="cs"/>
          <w:color w:val="00B0F0"/>
          <w:sz w:val="24"/>
          <w:rtl/>
        </w:rPr>
        <w:t xml:space="preserve"> </w:t>
      </w:r>
      <w:r w:rsidRPr="00D859B1">
        <w:rPr>
          <w:rFonts w:hint="cs"/>
          <w:color w:val="00B0F0"/>
          <w:sz w:val="24"/>
          <w:rtl/>
        </w:rPr>
        <w:t>کلیک بر روی پیوند «</w:t>
      </w:r>
      <w:r>
        <w:rPr>
          <w:rFonts w:hint="cs"/>
          <w:color w:val="00B0F0"/>
          <w:sz w:val="24"/>
          <w:rtl/>
        </w:rPr>
        <w:t>تغییر</w:t>
      </w:r>
      <w:r w:rsidRPr="00D859B1">
        <w:rPr>
          <w:rFonts w:hint="cs"/>
          <w:color w:val="00B0F0"/>
          <w:sz w:val="24"/>
          <w:rtl/>
        </w:rPr>
        <w:t xml:space="preserve"> پرسش و پاسخ‌ متداول»</w:t>
      </w:r>
    </w:p>
    <w:p w14:paraId="27ABD260" w14:textId="6225259C" w:rsidR="009517B3" w:rsidRPr="00D859B1" w:rsidRDefault="009517B3" w:rsidP="009517B3">
      <w:pPr>
        <w:ind w:left="360"/>
        <w:rPr>
          <w:rFonts w:ascii="TimesNewRomanPSMT"/>
          <w:color w:val="00B0F0"/>
          <w:sz w:val="24"/>
          <w:rtl/>
        </w:rPr>
      </w:pPr>
      <w:r w:rsidRPr="00D859B1">
        <w:rPr>
          <w:color w:val="00B0F0"/>
          <w:sz w:val="24"/>
        </w:rPr>
        <w:t xml:space="preserve"> </w:t>
      </w:r>
      <w:r w:rsidRPr="00D859B1">
        <w:rPr>
          <w:rFonts w:ascii="TimesNewRomanPSMT"/>
          <w:color w:val="00B0F0"/>
          <w:sz w:val="24"/>
        </w:rPr>
        <w:t>TUCEW</w:t>
      </w:r>
      <w:r w:rsidRPr="00D859B1">
        <w:rPr>
          <w:rFonts w:ascii="TimesNewRomanPSMT" w:hint="cs"/>
          <w:color w:val="00B0F0"/>
          <w:sz w:val="24"/>
          <w:rtl/>
        </w:rPr>
        <w:t>نمایش پیام «</w:t>
      </w:r>
      <w:r w:rsidRPr="00D859B1">
        <w:rPr>
          <w:rFonts w:hint="cs"/>
          <w:color w:val="00B0F0"/>
          <w:sz w:val="24"/>
          <w:rtl/>
        </w:rPr>
        <w:t xml:space="preserve">پرسش و پاسخ با موفقیت </w:t>
      </w:r>
      <w:r>
        <w:rPr>
          <w:rFonts w:hint="cs"/>
          <w:color w:val="00B0F0"/>
          <w:sz w:val="24"/>
          <w:rtl/>
        </w:rPr>
        <w:t>تغییر یافت</w:t>
      </w:r>
      <w:r w:rsidRPr="00D859B1">
        <w:rPr>
          <w:rFonts w:hint="cs"/>
          <w:color w:val="00B0F0"/>
          <w:sz w:val="24"/>
          <w:rtl/>
        </w:rPr>
        <w:t>»</w:t>
      </w:r>
    </w:p>
    <w:p w14:paraId="05B26ED1" w14:textId="536744C2" w:rsidR="009517B3" w:rsidRDefault="009517B3" w:rsidP="009517B3">
      <w:pPr>
        <w:pStyle w:val="ListParagraph"/>
        <w:numPr>
          <w:ilvl w:val="0"/>
          <w:numId w:val="34"/>
        </w:numPr>
        <w:rPr>
          <w:color w:val="00B0F0"/>
          <w:sz w:val="24"/>
        </w:rPr>
      </w:pPr>
      <w:r>
        <w:rPr>
          <w:rFonts w:hint="cs"/>
          <w:color w:val="00B0F0"/>
          <w:sz w:val="24"/>
          <w:rtl/>
        </w:rPr>
        <w:t>حذف پرسش و پاسخ متداول</w:t>
      </w:r>
    </w:p>
    <w:p w14:paraId="2951F569" w14:textId="1FDAB12E" w:rsidR="009517B3" w:rsidRPr="00D859B1" w:rsidRDefault="009517B3" w:rsidP="009517B3">
      <w:pPr>
        <w:ind w:left="360"/>
        <w:rPr>
          <w:color w:val="00B0F0"/>
          <w:sz w:val="24"/>
          <w:rtl/>
        </w:rPr>
      </w:pPr>
      <w:r w:rsidRPr="00D859B1">
        <w:rPr>
          <w:rFonts w:ascii="TimesNewRomanPSMT"/>
          <w:color w:val="00B0F0"/>
          <w:sz w:val="24"/>
        </w:rPr>
        <w:t>TUCBW</w:t>
      </w:r>
      <w:r w:rsidRPr="00D859B1">
        <w:rPr>
          <w:rFonts w:ascii="TimesNewRomanPSMT" w:hint="cs"/>
          <w:color w:val="00B0F0"/>
          <w:sz w:val="24"/>
          <w:rtl/>
        </w:rPr>
        <w:t xml:space="preserve"> </w:t>
      </w:r>
      <w:r w:rsidRPr="00D859B1">
        <w:rPr>
          <w:rFonts w:hint="cs"/>
          <w:color w:val="00B0F0"/>
          <w:sz w:val="24"/>
          <w:rtl/>
        </w:rPr>
        <w:t>کلیک بر روی پیوند «</w:t>
      </w:r>
      <w:r>
        <w:rPr>
          <w:rFonts w:hint="cs"/>
          <w:color w:val="00B0F0"/>
          <w:sz w:val="24"/>
          <w:rtl/>
        </w:rPr>
        <w:t xml:space="preserve">حذف </w:t>
      </w:r>
      <w:r w:rsidRPr="00D859B1">
        <w:rPr>
          <w:rFonts w:hint="cs"/>
          <w:color w:val="00B0F0"/>
          <w:sz w:val="24"/>
          <w:rtl/>
        </w:rPr>
        <w:t>پرسش و پاسخ‌ متداول»</w:t>
      </w:r>
    </w:p>
    <w:p w14:paraId="41492D11" w14:textId="094292C3" w:rsidR="00D859B1" w:rsidRPr="0052189A" w:rsidRDefault="009517B3" w:rsidP="0052189A">
      <w:pPr>
        <w:ind w:left="360"/>
        <w:rPr>
          <w:rFonts w:ascii="TimesNewRomanPSMT"/>
          <w:color w:val="00B0F0"/>
          <w:sz w:val="24"/>
        </w:rPr>
      </w:pPr>
      <w:r w:rsidRPr="00D859B1">
        <w:rPr>
          <w:color w:val="00B0F0"/>
          <w:sz w:val="24"/>
        </w:rPr>
        <w:t xml:space="preserve"> </w:t>
      </w:r>
      <w:r w:rsidRPr="00D859B1">
        <w:rPr>
          <w:rFonts w:ascii="TimesNewRomanPSMT"/>
          <w:color w:val="00B0F0"/>
          <w:sz w:val="24"/>
        </w:rPr>
        <w:t>TUCEW</w:t>
      </w:r>
      <w:r w:rsidRPr="00D859B1">
        <w:rPr>
          <w:rFonts w:ascii="TimesNewRomanPSMT" w:hint="cs"/>
          <w:color w:val="00B0F0"/>
          <w:sz w:val="24"/>
          <w:rtl/>
        </w:rPr>
        <w:t>نمایش پیام «</w:t>
      </w:r>
      <w:r w:rsidRPr="00D859B1">
        <w:rPr>
          <w:rFonts w:hint="cs"/>
          <w:color w:val="00B0F0"/>
          <w:sz w:val="24"/>
          <w:rtl/>
        </w:rPr>
        <w:t xml:space="preserve">پرسش و پاسخ با موفقیت </w:t>
      </w:r>
      <w:r>
        <w:rPr>
          <w:rFonts w:hint="cs"/>
          <w:color w:val="00B0F0"/>
          <w:sz w:val="24"/>
          <w:rtl/>
        </w:rPr>
        <w:t>حذف شد</w:t>
      </w:r>
      <w:r w:rsidRPr="00D859B1">
        <w:rPr>
          <w:rFonts w:hint="cs"/>
          <w:color w:val="00B0F0"/>
          <w:sz w:val="24"/>
          <w:rtl/>
        </w:rPr>
        <w:t>»</w:t>
      </w:r>
    </w:p>
    <w:p w14:paraId="1B780590" w14:textId="358669A8" w:rsidR="0052189A" w:rsidRPr="002D518A" w:rsidRDefault="0052189A" w:rsidP="0052189A">
      <w:pPr>
        <w:pStyle w:val="ListParagraph"/>
        <w:numPr>
          <w:ilvl w:val="0"/>
          <w:numId w:val="34"/>
        </w:numPr>
        <w:spacing w:after="160" w:line="259" w:lineRule="auto"/>
        <w:rPr>
          <w:color w:val="00B0F0"/>
          <w:sz w:val="24"/>
          <w:rtl/>
        </w:rPr>
      </w:pPr>
      <w:r w:rsidRPr="002D518A">
        <w:rPr>
          <w:rFonts w:hint="cs"/>
          <w:color w:val="00B0F0"/>
          <w:sz w:val="24"/>
          <w:rtl/>
        </w:rPr>
        <w:t>حذف درس ترم جاری</w:t>
      </w:r>
    </w:p>
    <w:p w14:paraId="667A382E" w14:textId="0A2D1C15" w:rsidR="0052189A" w:rsidRPr="002D518A" w:rsidRDefault="0052189A" w:rsidP="0052189A">
      <w:pPr>
        <w:ind w:left="360"/>
        <w:rPr>
          <w:color w:val="00B0F0"/>
          <w:sz w:val="24"/>
        </w:rPr>
      </w:pPr>
      <w:r w:rsidRPr="002D518A">
        <w:rPr>
          <w:color w:val="00B0F0"/>
          <w:sz w:val="24"/>
        </w:rPr>
        <w:t xml:space="preserve"> </w:t>
      </w:r>
      <w:r w:rsidRPr="002D518A">
        <w:rPr>
          <w:rFonts w:ascii="TimesNewRomanPSMT" w:cs="TimesNewRomanPSMT"/>
          <w:color w:val="00B0F0"/>
          <w:sz w:val="24"/>
        </w:rPr>
        <w:t>TUCBW</w:t>
      </w:r>
      <w:r w:rsidRPr="002D518A">
        <w:rPr>
          <w:rFonts w:hint="cs"/>
          <w:color w:val="00B0F0"/>
          <w:sz w:val="24"/>
          <w:rtl/>
        </w:rPr>
        <w:t>کلیک کردن بر روی پیوند «حذف درس»</w:t>
      </w:r>
    </w:p>
    <w:p w14:paraId="79CA38DD" w14:textId="38FE17BC" w:rsidR="0052189A" w:rsidRDefault="0052189A" w:rsidP="0052189A">
      <w:pPr>
        <w:ind w:left="360"/>
        <w:rPr>
          <w:color w:val="00B0F0"/>
          <w:sz w:val="24"/>
        </w:rPr>
      </w:pPr>
      <w:r w:rsidRPr="002D518A">
        <w:rPr>
          <w:color w:val="00B0F0"/>
          <w:sz w:val="24"/>
        </w:rPr>
        <w:t xml:space="preserve"> </w:t>
      </w:r>
      <w:r w:rsidRPr="002D518A">
        <w:rPr>
          <w:rFonts w:ascii="TimesNewRomanPSMT" w:cs="TimesNewRomanPSMT"/>
          <w:color w:val="00B0F0"/>
          <w:sz w:val="24"/>
        </w:rPr>
        <w:t>TUCEW</w:t>
      </w:r>
      <w:r w:rsidRPr="002D518A">
        <w:rPr>
          <w:rFonts w:hint="cs"/>
          <w:color w:val="00B0F0"/>
          <w:sz w:val="24"/>
          <w:rtl/>
        </w:rPr>
        <w:t>نمایش پیام «درس با موفقیت حذف شد»</w:t>
      </w:r>
    </w:p>
    <w:p w14:paraId="0B9558B7" w14:textId="2631E7F9" w:rsidR="00EB43FB" w:rsidRPr="002D518A" w:rsidRDefault="00EB43FB" w:rsidP="00EB43FB">
      <w:pPr>
        <w:pStyle w:val="ListParagraph"/>
        <w:numPr>
          <w:ilvl w:val="0"/>
          <w:numId w:val="34"/>
        </w:numPr>
        <w:spacing w:after="160" w:line="259" w:lineRule="auto"/>
        <w:rPr>
          <w:color w:val="00B0F0"/>
          <w:sz w:val="24"/>
          <w:rtl/>
        </w:rPr>
      </w:pPr>
      <w:r>
        <w:rPr>
          <w:rFonts w:hint="cs"/>
          <w:color w:val="00B0F0"/>
          <w:sz w:val="24"/>
          <w:rtl/>
        </w:rPr>
        <w:t>ویرایش دروس موردنظر توسط مهمان</w:t>
      </w:r>
    </w:p>
    <w:p w14:paraId="7B7916FB" w14:textId="1367816D" w:rsidR="00EB43FB" w:rsidRPr="002D518A" w:rsidRDefault="00EB43FB" w:rsidP="00EB43FB">
      <w:pPr>
        <w:ind w:left="360"/>
        <w:rPr>
          <w:color w:val="00B0F0"/>
          <w:sz w:val="24"/>
        </w:rPr>
      </w:pPr>
      <w:r w:rsidRPr="002D518A">
        <w:rPr>
          <w:color w:val="00B0F0"/>
          <w:sz w:val="24"/>
        </w:rPr>
        <w:t xml:space="preserve"> </w:t>
      </w:r>
      <w:r w:rsidRPr="002D518A">
        <w:rPr>
          <w:rFonts w:ascii="TimesNewRomanPSMT" w:cs="TimesNewRomanPSMT"/>
          <w:color w:val="00B0F0"/>
          <w:sz w:val="24"/>
        </w:rPr>
        <w:t>TUCBW</w:t>
      </w:r>
      <w:r w:rsidRPr="002D518A">
        <w:rPr>
          <w:rFonts w:hint="cs"/>
          <w:color w:val="00B0F0"/>
          <w:sz w:val="24"/>
          <w:rtl/>
        </w:rPr>
        <w:t>کلیک کردن بر روی پیوند «</w:t>
      </w:r>
      <w:r>
        <w:rPr>
          <w:rFonts w:hint="cs"/>
          <w:color w:val="00B0F0"/>
          <w:sz w:val="24"/>
          <w:rtl/>
        </w:rPr>
        <w:t>ویرایش درس</w:t>
      </w:r>
      <w:r w:rsidRPr="002D518A">
        <w:rPr>
          <w:rFonts w:hint="cs"/>
          <w:color w:val="00B0F0"/>
          <w:sz w:val="24"/>
          <w:rtl/>
        </w:rPr>
        <w:t>»</w:t>
      </w:r>
    </w:p>
    <w:p w14:paraId="6F73855B" w14:textId="6EF241F7" w:rsidR="00EB43FB" w:rsidRPr="002D518A" w:rsidRDefault="00EB43FB" w:rsidP="00EB43FB">
      <w:pPr>
        <w:ind w:left="360"/>
        <w:rPr>
          <w:color w:val="00B0F0"/>
          <w:sz w:val="24"/>
        </w:rPr>
      </w:pPr>
      <w:r w:rsidRPr="002D518A">
        <w:rPr>
          <w:color w:val="00B0F0"/>
          <w:sz w:val="24"/>
        </w:rPr>
        <w:t xml:space="preserve"> </w:t>
      </w:r>
      <w:r w:rsidRPr="002D518A">
        <w:rPr>
          <w:rFonts w:ascii="TimesNewRomanPSMT" w:cs="TimesNewRomanPSMT"/>
          <w:color w:val="00B0F0"/>
          <w:sz w:val="24"/>
        </w:rPr>
        <w:t>TUCEW</w:t>
      </w:r>
      <w:r w:rsidRPr="002D518A">
        <w:rPr>
          <w:rFonts w:hint="cs"/>
          <w:color w:val="00B0F0"/>
          <w:sz w:val="24"/>
          <w:rtl/>
        </w:rPr>
        <w:t xml:space="preserve">نمایش پیام «درس با موفقیت </w:t>
      </w:r>
      <w:r>
        <w:rPr>
          <w:rFonts w:hint="cs"/>
          <w:color w:val="00B0F0"/>
          <w:sz w:val="24"/>
          <w:rtl/>
        </w:rPr>
        <w:t xml:space="preserve">ویرایش </w:t>
      </w:r>
      <w:r w:rsidRPr="002D518A">
        <w:rPr>
          <w:rFonts w:hint="cs"/>
          <w:color w:val="00B0F0"/>
          <w:sz w:val="24"/>
          <w:rtl/>
        </w:rPr>
        <w:t>شد»</w:t>
      </w:r>
    </w:p>
    <w:p w14:paraId="06E1480A" w14:textId="77777777" w:rsidR="00EB43FB" w:rsidRPr="002D518A" w:rsidRDefault="00EB43FB" w:rsidP="00FF5636">
      <w:pPr>
        <w:rPr>
          <w:color w:val="00B0F0"/>
          <w:sz w:val="24"/>
        </w:rPr>
      </w:pPr>
    </w:p>
    <w:p w14:paraId="454E959F" w14:textId="77777777" w:rsidR="00D859B1" w:rsidRPr="00FE75BA" w:rsidRDefault="00D859B1" w:rsidP="00D116E2">
      <w:pPr>
        <w:ind w:left="360"/>
        <w:rPr>
          <w:color w:val="00B0F0"/>
          <w:sz w:val="24"/>
          <w:rtl/>
        </w:rPr>
      </w:pPr>
    </w:p>
    <w:p w14:paraId="5DBE2560" w14:textId="77777777" w:rsidR="00D116E2" w:rsidRPr="00AF6F46" w:rsidRDefault="00D116E2" w:rsidP="00D116E2">
      <w:pPr>
        <w:pStyle w:val="ListParagraph"/>
        <w:rPr>
          <w:sz w:val="24"/>
          <w:rtl/>
        </w:rPr>
      </w:pPr>
    </w:p>
    <w:p w14:paraId="419C12A6" w14:textId="77777777" w:rsidR="00D116E2" w:rsidRDefault="00D116E2" w:rsidP="00822248">
      <w:pPr>
        <w:ind w:left="720"/>
        <w:rPr>
          <w:sz w:val="24"/>
          <w:rtl/>
        </w:rPr>
      </w:pPr>
    </w:p>
    <w:p w14:paraId="2E172D33" w14:textId="77777777" w:rsidR="00D116E2" w:rsidRPr="00822248" w:rsidRDefault="00D116E2" w:rsidP="00822248">
      <w:pPr>
        <w:ind w:left="720"/>
        <w:rPr>
          <w:sz w:val="24"/>
          <w:rtl/>
        </w:rPr>
      </w:pPr>
    </w:p>
    <w:p w14:paraId="3CB3C1FA" w14:textId="77777777" w:rsidR="00AF6F46" w:rsidRDefault="00AF6F46" w:rsidP="00CB5833">
      <w:pPr>
        <w:ind w:left="720"/>
        <w:rPr>
          <w:sz w:val="24"/>
          <w:rtl/>
        </w:rPr>
      </w:pPr>
    </w:p>
    <w:p w14:paraId="073AB2D5" w14:textId="77777777" w:rsidR="00AF6F46" w:rsidRDefault="00AF6F46" w:rsidP="00AF6F46">
      <w:pPr>
        <w:rPr>
          <w:sz w:val="24"/>
          <w:rtl/>
        </w:rPr>
      </w:pPr>
    </w:p>
    <w:p w14:paraId="1E2F5962" w14:textId="24D397E8" w:rsidR="00717427" w:rsidRDefault="00717427" w:rsidP="002D2C4D">
      <w:pPr>
        <w:rPr>
          <w:sz w:val="24"/>
          <w:rtl/>
        </w:rPr>
      </w:pPr>
    </w:p>
    <w:p w14:paraId="64775D18" w14:textId="523B5C4D" w:rsidR="006B4B1F" w:rsidRDefault="006B4B1F" w:rsidP="002D2C4D">
      <w:pPr>
        <w:rPr>
          <w:sz w:val="24"/>
          <w:rtl/>
        </w:rPr>
      </w:pPr>
    </w:p>
    <w:p w14:paraId="4A50D61B" w14:textId="77777777" w:rsidR="006B4B1F" w:rsidRPr="00CB5833" w:rsidRDefault="006B4B1F" w:rsidP="002D2C4D">
      <w:pPr>
        <w:rPr>
          <w:sz w:val="24"/>
          <w:rtl/>
        </w:rPr>
      </w:pPr>
    </w:p>
    <w:p w14:paraId="0852BB25" w14:textId="31D82505" w:rsidR="00385DCE" w:rsidRDefault="00C30339" w:rsidP="00F81CE9">
      <w:pPr>
        <w:pStyle w:val="Heading2"/>
        <w:numPr>
          <w:ilvl w:val="0"/>
          <w:numId w:val="33"/>
        </w:numPr>
      </w:pPr>
      <w:bookmarkStart w:id="57" w:name="_Toc59664238"/>
      <w:r>
        <w:rPr>
          <w:rFonts w:hint="cs"/>
          <w:rtl/>
        </w:rPr>
        <w:t>ترسیم زمینه مورد کاربرد</w:t>
      </w:r>
      <w:bookmarkEnd w:id="57"/>
    </w:p>
    <w:p w14:paraId="4C11051C" w14:textId="77777777" w:rsidR="009D3C36" w:rsidRPr="009D3C36" w:rsidRDefault="009D3C36" w:rsidP="009D3C36"/>
    <w:p w14:paraId="176DBCB6" w14:textId="1A6487B1" w:rsidR="00717427" w:rsidRDefault="00717427" w:rsidP="00717427">
      <w:pPr>
        <w:jc w:val="center"/>
      </w:pPr>
      <w:r>
        <w:object w:dxaOrig="8580" w:dyaOrig="7816" w14:anchorId="20490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408.75pt" o:ole="">
            <v:imagedata r:id="rId13" o:title=""/>
          </v:shape>
          <o:OLEObject Type="Embed" ProgID="Visio.Drawing.15" ShapeID="_x0000_i1025" DrawAspect="Content" ObjectID="_1670962896" r:id="rId14"/>
        </w:object>
      </w:r>
    </w:p>
    <w:p w14:paraId="16039957" w14:textId="7F349E4A" w:rsidR="00717427" w:rsidRDefault="00751711" w:rsidP="00717427">
      <w:r>
        <w:object w:dxaOrig="10786" w:dyaOrig="7816" w14:anchorId="4C752CA2">
          <v:shape id="_x0000_i1026" type="#_x0000_t75" style="width:470.25pt;height:320.25pt" o:ole="">
            <v:imagedata r:id="rId15" o:title=""/>
          </v:shape>
          <o:OLEObject Type="Embed" ProgID="Visio.Drawing.15" ShapeID="_x0000_i1026" DrawAspect="Content" ObjectID="_1670962897" r:id="rId16"/>
        </w:object>
      </w:r>
    </w:p>
    <w:p w14:paraId="27DE9326" w14:textId="20BFD32D" w:rsidR="00717427" w:rsidRDefault="00717427" w:rsidP="00717427"/>
    <w:p w14:paraId="40494BBC" w14:textId="10B7B11A" w:rsidR="00717427" w:rsidRDefault="00751711" w:rsidP="00A67B28">
      <w:pPr>
        <w:jc w:val="center"/>
        <w:rPr>
          <w:rtl/>
        </w:rPr>
      </w:pPr>
      <w:r>
        <w:object w:dxaOrig="8580" w:dyaOrig="7816" w14:anchorId="4775D229">
          <v:shape id="_x0000_i1027" type="#_x0000_t75" style="width:388.5pt;height:315pt" o:ole="">
            <v:imagedata r:id="rId17" o:title=""/>
          </v:shape>
          <o:OLEObject Type="Embed" ProgID="Visio.Drawing.15" ShapeID="_x0000_i1027" DrawAspect="Content" ObjectID="_1670962898" r:id="rId18"/>
        </w:object>
      </w:r>
    </w:p>
    <w:p w14:paraId="7211DF2D" w14:textId="121CE51A" w:rsidR="00F07E8D" w:rsidRDefault="00F07E8D" w:rsidP="00A67B28">
      <w:pPr>
        <w:jc w:val="center"/>
        <w:rPr>
          <w:rtl/>
        </w:rPr>
      </w:pPr>
      <w:r>
        <w:object w:dxaOrig="12211" w:dyaOrig="7816" w14:anchorId="0A31E9B2">
          <v:shape id="_x0000_i1028" type="#_x0000_t75" style="width:432.75pt;height:276pt" o:ole="">
            <v:imagedata r:id="rId19" o:title=""/>
          </v:shape>
          <o:OLEObject Type="Embed" ProgID="Visio.Drawing.15" ShapeID="_x0000_i1028" DrawAspect="Content" ObjectID="_1670962899" r:id="rId20"/>
        </w:object>
      </w:r>
    </w:p>
    <w:p w14:paraId="7EF41502" w14:textId="5DC2823B" w:rsidR="00F07E8D" w:rsidRDefault="00F07E8D" w:rsidP="00A67B28">
      <w:pPr>
        <w:jc w:val="center"/>
        <w:rPr>
          <w:rtl/>
        </w:rPr>
      </w:pPr>
      <w:r>
        <w:object w:dxaOrig="8536" w:dyaOrig="7816" w14:anchorId="11BE662F">
          <v:shape id="_x0000_i1029" type="#_x0000_t75" style="width:381pt;height:348pt" o:ole="">
            <v:imagedata r:id="rId21" o:title=""/>
          </v:shape>
          <o:OLEObject Type="Embed" ProgID="Visio.Drawing.15" ShapeID="_x0000_i1029" DrawAspect="Content" ObjectID="_1670962900" r:id="rId22"/>
        </w:object>
      </w:r>
    </w:p>
    <w:p w14:paraId="7367414F" w14:textId="5B415AB9" w:rsidR="00F07E8D" w:rsidRDefault="00F07E8D" w:rsidP="00A67B28">
      <w:pPr>
        <w:jc w:val="center"/>
        <w:rPr>
          <w:rtl/>
        </w:rPr>
      </w:pPr>
    </w:p>
    <w:p w14:paraId="7542621E" w14:textId="33BCA939" w:rsidR="00F07E8D" w:rsidRDefault="00F07E8D" w:rsidP="00A67B28">
      <w:pPr>
        <w:jc w:val="center"/>
        <w:rPr>
          <w:rtl/>
        </w:rPr>
      </w:pPr>
    </w:p>
    <w:p w14:paraId="67B4C25A" w14:textId="1C78F79B" w:rsidR="0070363A" w:rsidRDefault="0013665D" w:rsidP="00A67B28">
      <w:pPr>
        <w:jc w:val="center"/>
        <w:rPr>
          <w:rtl/>
        </w:rPr>
      </w:pPr>
      <w:r>
        <w:object w:dxaOrig="8536" w:dyaOrig="7816" w14:anchorId="333A1A21">
          <v:shape id="_x0000_i1030" type="#_x0000_t75" style="width:294.75pt;height:270.75pt" o:ole="">
            <v:imagedata r:id="rId23" o:title=""/>
          </v:shape>
          <o:OLEObject Type="Embed" ProgID="Visio.Drawing.15" ShapeID="_x0000_i1030" DrawAspect="Content" ObjectID="_1670962901" r:id="rId24"/>
        </w:object>
      </w:r>
    </w:p>
    <w:p w14:paraId="36831D06" w14:textId="3D5B380D" w:rsidR="00F07E8D" w:rsidRDefault="00F07E8D" w:rsidP="00A67B28">
      <w:pPr>
        <w:jc w:val="center"/>
        <w:rPr>
          <w:rtl/>
        </w:rPr>
      </w:pPr>
    </w:p>
    <w:p w14:paraId="6F8227A2" w14:textId="1CFCBCD0" w:rsidR="0013665D" w:rsidRDefault="0013665D" w:rsidP="00A67B28">
      <w:pPr>
        <w:jc w:val="center"/>
        <w:rPr>
          <w:rtl/>
        </w:rPr>
      </w:pPr>
      <w:r>
        <w:object w:dxaOrig="10741" w:dyaOrig="10276" w14:anchorId="11745C5A">
          <v:shape id="_x0000_i1031" type="#_x0000_t75" style="width:398.25pt;height:381pt" o:ole="">
            <v:imagedata r:id="rId25" o:title=""/>
          </v:shape>
          <o:OLEObject Type="Embed" ProgID="Visio.Drawing.15" ShapeID="_x0000_i1031" DrawAspect="Content" ObjectID="_1670962902" r:id="rId26"/>
        </w:object>
      </w:r>
    </w:p>
    <w:p w14:paraId="38B88787" w14:textId="30A40D8F" w:rsidR="0013665D" w:rsidRDefault="00992739" w:rsidP="00A67B28">
      <w:pPr>
        <w:jc w:val="center"/>
        <w:rPr>
          <w:rtl/>
        </w:rPr>
      </w:pPr>
      <w:r>
        <w:object w:dxaOrig="8580" w:dyaOrig="7816" w14:anchorId="7D4E9A6B">
          <v:shape id="_x0000_i1032" type="#_x0000_t75" style="width:335.25pt;height:305.25pt" o:ole="">
            <v:imagedata r:id="rId27" o:title=""/>
          </v:shape>
          <o:OLEObject Type="Embed" ProgID="Visio.Drawing.15" ShapeID="_x0000_i1032" DrawAspect="Content" ObjectID="_1670962903" r:id="rId28"/>
        </w:object>
      </w:r>
    </w:p>
    <w:p w14:paraId="5E55E026" w14:textId="48C2760D" w:rsidR="0013665D" w:rsidRDefault="00992739" w:rsidP="00A67B28">
      <w:pPr>
        <w:jc w:val="center"/>
        <w:rPr>
          <w:rtl/>
        </w:rPr>
      </w:pPr>
      <w:r>
        <w:object w:dxaOrig="11145" w:dyaOrig="7816" w14:anchorId="71E319CA">
          <v:shape id="_x0000_i1033" type="#_x0000_t75" style="width:450pt;height:316.5pt" o:ole="">
            <v:imagedata r:id="rId29" o:title=""/>
          </v:shape>
          <o:OLEObject Type="Embed" ProgID="Visio.Drawing.15" ShapeID="_x0000_i1033" DrawAspect="Content" ObjectID="_1670962904" r:id="rId30"/>
        </w:object>
      </w:r>
    </w:p>
    <w:p w14:paraId="3509C073" w14:textId="48D58EC3" w:rsidR="00F07E8D" w:rsidRDefault="00F07E8D" w:rsidP="00A67B28">
      <w:pPr>
        <w:jc w:val="center"/>
        <w:rPr>
          <w:rtl/>
        </w:rPr>
      </w:pPr>
    </w:p>
    <w:p w14:paraId="43D2BC03" w14:textId="06838B85" w:rsidR="0042649D" w:rsidRDefault="0042649D" w:rsidP="00A67B28">
      <w:pPr>
        <w:jc w:val="center"/>
        <w:rPr>
          <w:rtl/>
        </w:rPr>
      </w:pPr>
    </w:p>
    <w:p w14:paraId="7F8C2B47" w14:textId="50BCCC04" w:rsidR="0042649D" w:rsidRDefault="00F04748" w:rsidP="00A67B28">
      <w:pPr>
        <w:jc w:val="center"/>
        <w:rPr>
          <w:rtl/>
        </w:rPr>
      </w:pPr>
      <w:r>
        <w:object w:dxaOrig="13471" w:dyaOrig="11070" w14:anchorId="5327030F">
          <v:shape id="_x0000_i1034" type="#_x0000_t75" style="width:478.5pt;height:392.25pt" o:ole="">
            <v:imagedata r:id="rId31" o:title=""/>
          </v:shape>
          <o:OLEObject Type="Embed" ProgID="Visio.Drawing.15" ShapeID="_x0000_i1034" DrawAspect="Content" ObjectID="_1670962905" r:id="rId32"/>
        </w:object>
      </w:r>
    </w:p>
    <w:p w14:paraId="3D891F13" w14:textId="5079F85D" w:rsidR="00F04748" w:rsidRDefault="00F04748" w:rsidP="00A67B28">
      <w:pPr>
        <w:jc w:val="center"/>
        <w:rPr>
          <w:rtl/>
        </w:rPr>
      </w:pPr>
    </w:p>
    <w:p w14:paraId="7239E72B" w14:textId="412FCA5B" w:rsidR="00F04748" w:rsidRDefault="00F04748" w:rsidP="00A67B28">
      <w:pPr>
        <w:jc w:val="center"/>
        <w:rPr>
          <w:rtl/>
        </w:rPr>
      </w:pPr>
      <w:r>
        <w:object w:dxaOrig="12211" w:dyaOrig="7816" w14:anchorId="115EB37A">
          <v:shape id="_x0000_i1035" type="#_x0000_t75" style="width:401.25pt;height:255pt" o:ole="">
            <v:imagedata r:id="rId33" o:title=""/>
          </v:shape>
          <o:OLEObject Type="Embed" ProgID="Visio.Drawing.15" ShapeID="_x0000_i1035" DrawAspect="Content" ObjectID="_1670962906" r:id="rId34"/>
        </w:object>
      </w:r>
    </w:p>
    <w:p w14:paraId="6172DB99" w14:textId="0E5F74EC" w:rsidR="004B4975" w:rsidRDefault="004B4975" w:rsidP="00A67B28">
      <w:pPr>
        <w:jc w:val="center"/>
        <w:rPr>
          <w:rtl/>
        </w:rPr>
      </w:pPr>
    </w:p>
    <w:p w14:paraId="7F152A44" w14:textId="292CAC3A" w:rsidR="004B4975" w:rsidRDefault="004B4975" w:rsidP="00A67B28">
      <w:pPr>
        <w:jc w:val="center"/>
        <w:rPr>
          <w:rtl/>
        </w:rPr>
      </w:pPr>
      <w:r>
        <w:object w:dxaOrig="12751" w:dyaOrig="7816" w14:anchorId="2A5A45D6">
          <v:shape id="_x0000_i1036" type="#_x0000_t75" style="width:435.75pt;height:267pt" o:ole="">
            <v:imagedata r:id="rId35" o:title=""/>
          </v:shape>
          <o:OLEObject Type="Embed" ProgID="Visio.Drawing.15" ShapeID="_x0000_i1036" DrawAspect="Content" ObjectID="_1670962907" r:id="rId36"/>
        </w:object>
      </w:r>
    </w:p>
    <w:p w14:paraId="17946F69" w14:textId="101692E2" w:rsidR="00F04748" w:rsidRDefault="0077583B" w:rsidP="00A67B28">
      <w:pPr>
        <w:jc w:val="center"/>
        <w:rPr>
          <w:rtl/>
        </w:rPr>
      </w:pPr>
      <w:r>
        <w:object w:dxaOrig="8536" w:dyaOrig="7816" w14:anchorId="48835A4F">
          <v:shape id="_x0000_i1037" type="#_x0000_t75" style="width:405.75pt;height:372.75pt" o:ole="">
            <v:imagedata r:id="rId37" o:title=""/>
          </v:shape>
          <o:OLEObject Type="Embed" ProgID="Visio.Drawing.15" ShapeID="_x0000_i1037" DrawAspect="Content" ObjectID="_1670962908" r:id="rId38"/>
        </w:object>
      </w:r>
    </w:p>
    <w:p w14:paraId="1C0928F4" w14:textId="167D3E4B" w:rsidR="00F81CE9" w:rsidRDefault="00F81CE9" w:rsidP="00F81CE9">
      <w:pPr>
        <w:pStyle w:val="Heading2"/>
        <w:numPr>
          <w:ilvl w:val="0"/>
          <w:numId w:val="33"/>
        </w:numPr>
        <w:rPr>
          <w:rtl/>
        </w:rPr>
      </w:pPr>
      <w:bookmarkStart w:id="58" w:name="_Toc59664239"/>
      <w:r>
        <w:rPr>
          <w:rFonts w:hint="cs"/>
          <w:rtl/>
        </w:rPr>
        <w:lastRenderedPageBreak/>
        <w:t>بازبینی موارد کاربرد و نمودارها</w:t>
      </w:r>
      <w:bookmarkEnd w:id="58"/>
    </w:p>
    <w:p w14:paraId="60BBF2B5" w14:textId="15D86CC1" w:rsidR="00FE7D6D" w:rsidRDefault="00FE7D6D" w:rsidP="00FE7D6D">
      <w:pPr>
        <w:rPr>
          <w:sz w:val="24"/>
          <w:rtl/>
        </w:rPr>
      </w:pPr>
      <w:r w:rsidRPr="00FE7D6D">
        <w:rPr>
          <w:rFonts w:hint="cs"/>
          <w:sz w:val="24"/>
          <w:rtl/>
        </w:rPr>
        <w:t>در این مرحله جدول موردکاربرد-نیازمندی‌ها ترسیم شد و با توجه به آن تعدادی نیازمندی به لیست نیازمندی‌ها اضافه و برخی از آن‌ها حذف شدند. در نهایت با توجه به نیازمندی‌ها، موارد کاربرد در مرحله 2 مورد بازبینی قرار گرفتند و در جدول وارد شدند.</w:t>
      </w:r>
    </w:p>
    <w:tbl>
      <w:tblPr>
        <w:tblStyle w:val="PlainTable1"/>
        <w:tblW w:w="10967" w:type="dxa"/>
        <w:tblInd w:w="-892"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829"/>
        <w:gridCol w:w="1170"/>
      </w:tblGrid>
      <w:tr w:rsidR="0098256D" w:rsidRPr="00965CD2" w14:paraId="2F900331" w14:textId="77777777" w:rsidTr="009C2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C28DBBB" w14:textId="77777777" w:rsidR="0098256D" w:rsidRPr="00BA7D40" w:rsidRDefault="0098256D" w:rsidP="00C4486E">
            <w:pPr>
              <w:jc w:val="center"/>
              <w:rPr>
                <w:sz w:val="16"/>
                <w:szCs w:val="16"/>
              </w:rPr>
            </w:pPr>
            <w:r w:rsidRPr="00BA7D40">
              <w:rPr>
                <w:sz w:val="16"/>
                <w:szCs w:val="16"/>
              </w:rPr>
              <w:t>UC38</w:t>
            </w:r>
          </w:p>
        </w:tc>
        <w:tc>
          <w:tcPr>
            <w:tcW w:w="236" w:type="dxa"/>
          </w:tcPr>
          <w:p w14:paraId="3682664E"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UC37</w:t>
            </w:r>
          </w:p>
        </w:tc>
        <w:tc>
          <w:tcPr>
            <w:tcW w:w="236" w:type="dxa"/>
          </w:tcPr>
          <w:p w14:paraId="439BA23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UC36</w:t>
            </w:r>
          </w:p>
        </w:tc>
        <w:tc>
          <w:tcPr>
            <w:tcW w:w="236" w:type="dxa"/>
          </w:tcPr>
          <w:p w14:paraId="44AAF6B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DC6AE8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7A2357A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35</w:t>
            </w:r>
          </w:p>
        </w:tc>
        <w:tc>
          <w:tcPr>
            <w:tcW w:w="236" w:type="dxa"/>
          </w:tcPr>
          <w:p w14:paraId="38E66208"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794BA7F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6676BCF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34</w:t>
            </w:r>
          </w:p>
        </w:tc>
        <w:tc>
          <w:tcPr>
            <w:tcW w:w="236" w:type="dxa"/>
          </w:tcPr>
          <w:p w14:paraId="743D1A3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724785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7D28937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33</w:t>
            </w:r>
          </w:p>
        </w:tc>
        <w:tc>
          <w:tcPr>
            <w:tcW w:w="236" w:type="dxa"/>
          </w:tcPr>
          <w:p w14:paraId="18AE267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C07060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647F80C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32</w:t>
            </w:r>
          </w:p>
        </w:tc>
        <w:tc>
          <w:tcPr>
            <w:tcW w:w="236" w:type="dxa"/>
          </w:tcPr>
          <w:p w14:paraId="0A7D2A4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7ECC2F5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7A415AB2"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31</w:t>
            </w:r>
          </w:p>
        </w:tc>
        <w:tc>
          <w:tcPr>
            <w:tcW w:w="236" w:type="dxa"/>
          </w:tcPr>
          <w:p w14:paraId="3841582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3DDE880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D1594E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30</w:t>
            </w:r>
          </w:p>
        </w:tc>
        <w:tc>
          <w:tcPr>
            <w:tcW w:w="236" w:type="dxa"/>
          </w:tcPr>
          <w:p w14:paraId="5FFDBD9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245EACE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F1D225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29</w:t>
            </w:r>
          </w:p>
        </w:tc>
        <w:tc>
          <w:tcPr>
            <w:tcW w:w="236" w:type="dxa"/>
          </w:tcPr>
          <w:p w14:paraId="7BBA60E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38256CB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0EC7A13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28</w:t>
            </w:r>
          </w:p>
        </w:tc>
        <w:tc>
          <w:tcPr>
            <w:tcW w:w="236" w:type="dxa"/>
          </w:tcPr>
          <w:p w14:paraId="1B8159F5"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C64D9B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400B61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27</w:t>
            </w:r>
          </w:p>
        </w:tc>
        <w:tc>
          <w:tcPr>
            <w:tcW w:w="236" w:type="dxa"/>
          </w:tcPr>
          <w:p w14:paraId="3A56792E"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2273B7F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4C65924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26</w:t>
            </w:r>
          </w:p>
        </w:tc>
        <w:tc>
          <w:tcPr>
            <w:tcW w:w="236" w:type="dxa"/>
          </w:tcPr>
          <w:p w14:paraId="6FA9072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283615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453942A8"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25</w:t>
            </w:r>
          </w:p>
        </w:tc>
        <w:tc>
          <w:tcPr>
            <w:tcW w:w="236" w:type="dxa"/>
          </w:tcPr>
          <w:p w14:paraId="40BF05E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7B51D40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0D3F95A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24</w:t>
            </w:r>
          </w:p>
        </w:tc>
        <w:tc>
          <w:tcPr>
            <w:tcW w:w="236" w:type="dxa"/>
          </w:tcPr>
          <w:p w14:paraId="5B5C758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05161B7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3C290A3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23</w:t>
            </w:r>
          </w:p>
        </w:tc>
        <w:tc>
          <w:tcPr>
            <w:tcW w:w="236" w:type="dxa"/>
          </w:tcPr>
          <w:p w14:paraId="0D78986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67A528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7DBD9D1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22</w:t>
            </w:r>
          </w:p>
        </w:tc>
        <w:tc>
          <w:tcPr>
            <w:tcW w:w="236" w:type="dxa"/>
          </w:tcPr>
          <w:p w14:paraId="6E41AD6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8A69EC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B2678C8"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21</w:t>
            </w:r>
          </w:p>
        </w:tc>
        <w:tc>
          <w:tcPr>
            <w:tcW w:w="236" w:type="dxa"/>
          </w:tcPr>
          <w:p w14:paraId="6DF482D8"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584C91C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0C815C22"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20</w:t>
            </w:r>
          </w:p>
        </w:tc>
        <w:tc>
          <w:tcPr>
            <w:tcW w:w="236" w:type="dxa"/>
          </w:tcPr>
          <w:p w14:paraId="59B839D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0B902E3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3549116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19</w:t>
            </w:r>
          </w:p>
        </w:tc>
        <w:tc>
          <w:tcPr>
            <w:tcW w:w="236" w:type="dxa"/>
          </w:tcPr>
          <w:p w14:paraId="4F2C683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75A6E5B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EC862B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18</w:t>
            </w:r>
          </w:p>
        </w:tc>
        <w:tc>
          <w:tcPr>
            <w:tcW w:w="236" w:type="dxa"/>
          </w:tcPr>
          <w:p w14:paraId="0881003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57F14A9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EC7672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17</w:t>
            </w:r>
          </w:p>
        </w:tc>
        <w:tc>
          <w:tcPr>
            <w:tcW w:w="236" w:type="dxa"/>
          </w:tcPr>
          <w:p w14:paraId="22CE583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11BA75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7CEEF77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16</w:t>
            </w:r>
          </w:p>
        </w:tc>
        <w:tc>
          <w:tcPr>
            <w:tcW w:w="236" w:type="dxa"/>
          </w:tcPr>
          <w:p w14:paraId="769861A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EE814C5"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3871AB3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15</w:t>
            </w:r>
          </w:p>
        </w:tc>
        <w:tc>
          <w:tcPr>
            <w:tcW w:w="236" w:type="dxa"/>
          </w:tcPr>
          <w:p w14:paraId="7BC1910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BE4A62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DC741C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14</w:t>
            </w:r>
          </w:p>
        </w:tc>
        <w:tc>
          <w:tcPr>
            <w:tcW w:w="236" w:type="dxa"/>
          </w:tcPr>
          <w:p w14:paraId="0033ECD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3123472"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4C72DDA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13</w:t>
            </w:r>
          </w:p>
        </w:tc>
        <w:tc>
          <w:tcPr>
            <w:tcW w:w="236" w:type="dxa"/>
          </w:tcPr>
          <w:p w14:paraId="6DAED2B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66D5CDE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33481B1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12</w:t>
            </w:r>
          </w:p>
        </w:tc>
        <w:tc>
          <w:tcPr>
            <w:tcW w:w="236" w:type="dxa"/>
          </w:tcPr>
          <w:p w14:paraId="704304F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56231F0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C69FD2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11</w:t>
            </w:r>
          </w:p>
        </w:tc>
        <w:tc>
          <w:tcPr>
            <w:tcW w:w="236" w:type="dxa"/>
          </w:tcPr>
          <w:p w14:paraId="2922729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2992595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6E79C2E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10</w:t>
            </w:r>
          </w:p>
        </w:tc>
        <w:tc>
          <w:tcPr>
            <w:tcW w:w="236" w:type="dxa"/>
          </w:tcPr>
          <w:p w14:paraId="503629F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8F60A02"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21EAB78F"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09</w:t>
            </w:r>
          </w:p>
        </w:tc>
        <w:tc>
          <w:tcPr>
            <w:tcW w:w="236" w:type="dxa"/>
          </w:tcPr>
          <w:p w14:paraId="4490B1B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7DFE2E8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B4C5068"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59B56B6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8</w:t>
            </w:r>
          </w:p>
        </w:tc>
        <w:tc>
          <w:tcPr>
            <w:tcW w:w="236" w:type="dxa"/>
          </w:tcPr>
          <w:p w14:paraId="1FE5AB5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8EB753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0BFD5AF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119752E1"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7</w:t>
            </w:r>
          </w:p>
        </w:tc>
        <w:tc>
          <w:tcPr>
            <w:tcW w:w="236" w:type="dxa"/>
          </w:tcPr>
          <w:p w14:paraId="75534E7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17F6051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42D554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6A2DB1E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6</w:t>
            </w:r>
          </w:p>
        </w:tc>
        <w:tc>
          <w:tcPr>
            <w:tcW w:w="236" w:type="dxa"/>
          </w:tcPr>
          <w:p w14:paraId="760DCED7"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0AC5009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42B4B60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29B869E9"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5</w:t>
            </w:r>
          </w:p>
        </w:tc>
        <w:tc>
          <w:tcPr>
            <w:tcW w:w="236" w:type="dxa"/>
          </w:tcPr>
          <w:p w14:paraId="22C3E60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505CD1A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13E46444"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3BE741B2"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4</w:t>
            </w:r>
          </w:p>
        </w:tc>
        <w:tc>
          <w:tcPr>
            <w:tcW w:w="236" w:type="dxa"/>
          </w:tcPr>
          <w:p w14:paraId="31D01DF6"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181A271C"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3E5B0E40"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463E861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3</w:t>
            </w:r>
          </w:p>
        </w:tc>
        <w:tc>
          <w:tcPr>
            <w:tcW w:w="236" w:type="dxa"/>
          </w:tcPr>
          <w:p w14:paraId="67ABF0B5"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4A3E385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004C46A"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0</w:t>
            </w:r>
          </w:p>
          <w:p w14:paraId="61EFE9A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2</w:t>
            </w:r>
          </w:p>
        </w:tc>
        <w:tc>
          <w:tcPr>
            <w:tcW w:w="236" w:type="dxa"/>
          </w:tcPr>
          <w:p w14:paraId="4BE48383"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U</w:t>
            </w:r>
          </w:p>
          <w:p w14:paraId="1896277D"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tl/>
              </w:rPr>
            </w:pPr>
            <w:r w:rsidRPr="00BA7D40">
              <w:rPr>
                <w:sz w:val="16"/>
                <w:szCs w:val="16"/>
              </w:rPr>
              <w:t>C</w:t>
            </w:r>
          </w:p>
          <w:p w14:paraId="5375934B" w14:textId="77777777" w:rsidR="0098256D" w:rsidRPr="00BA7D40" w:rsidRDefault="0098256D" w:rsidP="00C4486E">
            <w:pPr>
              <w:jc w:val="center"/>
              <w:cnfStyle w:val="100000000000" w:firstRow="1" w:lastRow="0" w:firstColumn="0" w:lastColumn="0" w:oddVBand="0" w:evenVBand="0" w:oddHBand="0" w:evenHBand="0" w:firstRowFirstColumn="0" w:firstRowLastColumn="0" w:lastRowFirstColumn="0" w:lastRowLastColumn="0"/>
              <w:rPr>
                <w:sz w:val="16"/>
                <w:szCs w:val="16"/>
              </w:rPr>
            </w:pPr>
            <w:r w:rsidRPr="00BA7D40">
              <w:rPr>
                <w:sz w:val="16"/>
                <w:szCs w:val="16"/>
              </w:rPr>
              <w:t>01</w:t>
            </w:r>
          </w:p>
        </w:tc>
        <w:tc>
          <w:tcPr>
            <w:tcW w:w="829" w:type="dxa"/>
          </w:tcPr>
          <w:p w14:paraId="60A07684" w14:textId="77777777" w:rsidR="0098256D" w:rsidRPr="00BA7D40" w:rsidRDefault="0098256D" w:rsidP="005B4181">
            <w:pPr>
              <w:cnfStyle w:val="100000000000" w:firstRow="1" w:lastRow="0" w:firstColumn="0" w:lastColumn="0" w:oddVBand="0" w:evenVBand="0" w:oddHBand="0" w:evenHBand="0" w:firstRowFirstColumn="0" w:firstRowLastColumn="0" w:lastRowFirstColumn="0" w:lastRowLastColumn="0"/>
              <w:rPr>
                <w:sz w:val="24"/>
              </w:rPr>
            </w:pPr>
            <w:r w:rsidRPr="00BA7D40">
              <w:rPr>
                <w:rFonts w:hint="cs"/>
                <w:sz w:val="24"/>
                <w:rtl/>
              </w:rPr>
              <w:t>اولویت</w:t>
            </w:r>
          </w:p>
        </w:tc>
        <w:tc>
          <w:tcPr>
            <w:tcW w:w="1170" w:type="dxa"/>
          </w:tcPr>
          <w:p w14:paraId="06EF90BB" w14:textId="77777777" w:rsidR="0098256D" w:rsidRPr="00BA7D40" w:rsidRDefault="0098256D" w:rsidP="005B4181">
            <w:pPr>
              <w:cnfStyle w:val="100000000000" w:firstRow="1" w:lastRow="0" w:firstColumn="0" w:lastColumn="0" w:oddVBand="0" w:evenVBand="0" w:oddHBand="0" w:evenHBand="0" w:firstRowFirstColumn="0" w:firstRowLastColumn="0" w:lastRowFirstColumn="0" w:lastRowLastColumn="0"/>
              <w:rPr>
                <w:sz w:val="24"/>
                <w:rtl/>
              </w:rPr>
            </w:pPr>
            <w:r w:rsidRPr="00BA7D40">
              <w:rPr>
                <w:rFonts w:hint="cs"/>
                <w:sz w:val="24"/>
                <w:rtl/>
              </w:rPr>
              <w:t>نیازمندی‌ها</w:t>
            </w:r>
          </w:p>
        </w:tc>
      </w:tr>
      <w:tr w:rsidR="00986ECB" w:rsidRPr="00965CD2" w14:paraId="1F4AF41B"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2D73D8D" w14:textId="77777777" w:rsidR="0098256D" w:rsidRPr="00E875AF" w:rsidRDefault="0098256D" w:rsidP="00C87A4D">
            <w:pPr>
              <w:jc w:val="center"/>
              <w:rPr>
                <w:b w:val="0"/>
                <w:bCs w:val="0"/>
                <w:sz w:val="24"/>
              </w:rPr>
            </w:pPr>
          </w:p>
        </w:tc>
        <w:tc>
          <w:tcPr>
            <w:tcW w:w="236" w:type="dxa"/>
          </w:tcPr>
          <w:p w14:paraId="5661206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2471D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2F68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1D415F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05BF6C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316294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43A302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55581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020B4E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C9FB1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B3232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F599CE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BE48FF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751A2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97A29F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A86E4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9B5E3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79C49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F77843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717DDA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9F98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AF124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5C498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47E0B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90C0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6341F5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8A360E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C8D03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E889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E06A1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B51A38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5FB695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049BF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0DF8A5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CB66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tl/>
              </w:rPr>
            </w:pPr>
            <w:r w:rsidRPr="00E875AF">
              <w:rPr>
                <w:sz w:val="24"/>
              </w:rPr>
              <w:t>*</w:t>
            </w:r>
          </w:p>
        </w:tc>
        <w:tc>
          <w:tcPr>
            <w:tcW w:w="236" w:type="dxa"/>
          </w:tcPr>
          <w:p w14:paraId="282FD03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4D53E37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829" w:type="dxa"/>
          </w:tcPr>
          <w:p w14:paraId="264A0E0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02089BBB"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R01</w:t>
            </w:r>
          </w:p>
        </w:tc>
      </w:tr>
      <w:tr w:rsidR="0098256D" w:rsidRPr="00965CD2" w14:paraId="7BC02AEE"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198378DE" w14:textId="77777777" w:rsidR="0098256D" w:rsidRPr="00E875AF" w:rsidRDefault="0098256D" w:rsidP="00C87A4D">
            <w:pPr>
              <w:jc w:val="center"/>
              <w:rPr>
                <w:b w:val="0"/>
                <w:bCs w:val="0"/>
                <w:sz w:val="24"/>
              </w:rPr>
            </w:pPr>
          </w:p>
        </w:tc>
        <w:tc>
          <w:tcPr>
            <w:tcW w:w="236" w:type="dxa"/>
          </w:tcPr>
          <w:p w14:paraId="63C0AAF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6AFEF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0C56AD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0A134E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76E6C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80DD0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1AC22D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3C289D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930071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28C66A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F4AED2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79053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CA58E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EC1D07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C68305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41346D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9223D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B74BDC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A04AC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60F6C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E8054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21EB46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FCB8A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45A11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41937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C3519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01CE9E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46236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DC874B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E31F68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CC856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273F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6ECC29B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68F0F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9F07F3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4CE16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71163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576F4E3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1</w:t>
            </w:r>
          </w:p>
        </w:tc>
        <w:tc>
          <w:tcPr>
            <w:tcW w:w="1170" w:type="dxa"/>
          </w:tcPr>
          <w:p w14:paraId="6417AFCD"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R02</w:t>
            </w:r>
          </w:p>
        </w:tc>
      </w:tr>
      <w:tr w:rsidR="00986ECB" w:rsidRPr="00965CD2" w14:paraId="12CE48AE"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63BD60A" w14:textId="77777777" w:rsidR="0098256D" w:rsidRPr="00E875AF" w:rsidRDefault="0098256D" w:rsidP="00C87A4D">
            <w:pPr>
              <w:jc w:val="center"/>
              <w:rPr>
                <w:b w:val="0"/>
                <w:bCs w:val="0"/>
                <w:sz w:val="24"/>
              </w:rPr>
            </w:pPr>
          </w:p>
        </w:tc>
        <w:tc>
          <w:tcPr>
            <w:tcW w:w="236" w:type="dxa"/>
          </w:tcPr>
          <w:p w14:paraId="108EEE9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662D53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89B779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472A4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82CD00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34D93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87CAE9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430B3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111D21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B65E8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65634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41953A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AAA62A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597F46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1886C7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9B6B30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0FFEA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4C2663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0D7102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592DA3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DCB59F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D46F94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6D4DFA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F949D2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5D9D5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969C09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90F0EB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B5625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68AA33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FA40EE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DCAE4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416A51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3C878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CC7F24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5DA6866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7FEE5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E886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796E95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225ADC9D"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R03</w:t>
            </w:r>
          </w:p>
        </w:tc>
      </w:tr>
      <w:tr w:rsidR="0098256D" w:rsidRPr="00965CD2" w14:paraId="3487DC91"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0EC7064B" w14:textId="77777777" w:rsidR="0098256D" w:rsidRPr="00E875AF" w:rsidRDefault="0098256D" w:rsidP="00C87A4D">
            <w:pPr>
              <w:jc w:val="center"/>
              <w:rPr>
                <w:b w:val="0"/>
                <w:bCs w:val="0"/>
                <w:sz w:val="24"/>
              </w:rPr>
            </w:pPr>
          </w:p>
        </w:tc>
        <w:tc>
          <w:tcPr>
            <w:tcW w:w="236" w:type="dxa"/>
          </w:tcPr>
          <w:p w14:paraId="04491EE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3230A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8014E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AEFD9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44817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27C81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33D89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0A23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00DA3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C12FD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5581E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66691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FDA8B3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E1ACFF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A8DF3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A8737E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79C3A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A5308B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E81959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C55990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ADC781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6F7B60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80F73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3CED57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E0C3A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BF7E3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59F0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F7C9D7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AB1071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69CDA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6A045B4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42DE50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FB7B5D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5C744A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8A1B52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EB0588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40794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4A794A8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1</w:t>
            </w:r>
          </w:p>
        </w:tc>
        <w:tc>
          <w:tcPr>
            <w:tcW w:w="1170" w:type="dxa"/>
          </w:tcPr>
          <w:p w14:paraId="2A2DA7B7"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R04</w:t>
            </w:r>
          </w:p>
        </w:tc>
      </w:tr>
      <w:tr w:rsidR="00986ECB" w:rsidRPr="00965CD2" w14:paraId="595DFBB8"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5B256C48" w14:textId="77777777" w:rsidR="0098256D" w:rsidRPr="00E875AF" w:rsidRDefault="0098256D" w:rsidP="00C87A4D">
            <w:pPr>
              <w:jc w:val="center"/>
              <w:rPr>
                <w:rFonts w:asciiTheme="majorHAnsi" w:hAnsiTheme="majorHAnsi" w:cstheme="majorHAnsi"/>
                <w:b w:val="0"/>
                <w:bCs w:val="0"/>
                <w:sz w:val="24"/>
              </w:rPr>
            </w:pPr>
            <w:r w:rsidRPr="00E875AF">
              <w:rPr>
                <w:rFonts w:asciiTheme="majorHAnsi" w:hAnsiTheme="majorHAnsi" w:cstheme="majorHAnsi" w:hint="cs"/>
                <w:b w:val="0"/>
                <w:bCs w:val="0"/>
                <w:sz w:val="24"/>
                <w:rtl/>
              </w:rPr>
              <w:t>*</w:t>
            </w:r>
          </w:p>
        </w:tc>
        <w:tc>
          <w:tcPr>
            <w:tcW w:w="236" w:type="dxa"/>
          </w:tcPr>
          <w:p w14:paraId="45B7FC8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603A0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9F476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58430D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B524E7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F992B6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224130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CF99A0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96CCC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3A6D5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E80AED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9C055F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AE686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E80D7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58493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1FEBB4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63278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F10BC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5D12E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9AA0FD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2D82B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FD873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13A35A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2949A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FC049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488B5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C165FD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166E59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383883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80D40B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F7919D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63E1AAD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363000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805AA5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C63DD1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E2571E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8F8DB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673DC8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4846A613"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R05</w:t>
            </w:r>
          </w:p>
        </w:tc>
      </w:tr>
      <w:tr w:rsidR="0098256D" w:rsidRPr="00965CD2" w14:paraId="4EEABA91"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058EB35D" w14:textId="77777777" w:rsidR="0098256D" w:rsidRPr="00E875AF" w:rsidRDefault="0098256D" w:rsidP="00C87A4D">
            <w:pPr>
              <w:jc w:val="center"/>
              <w:rPr>
                <w:b w:val="0"/>
                <w:bCs w:val="0"/>
                <w:sz w:val="24"/>
              </w:rPr>
            </w:pPr>
          </w:p>
        </w:tc>
        <w:tc>
          <w:tcPr>
            <w:tcW w:w="236" w:type="dxa"/>
          </w:tcPr>
          <w:p w14:paraId="4E83B16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38B1B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06FE1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E4EAA2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E3308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C97D1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4D0B13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52BB7B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32CE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393A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792C3F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74924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1B91F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BAAB9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F5555A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7C408D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693EEC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3C3DD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61DD42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1617F1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456614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DF20F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0139D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15B6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10F65D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6C1ECE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A9211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66854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713070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01472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C12573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06A8A27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E6E502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905D19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F467D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4963B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082BFD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53057D1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1</w:t>
            </w:r>
          </w:p>
        </w:tc>
        <w:tc>
          <w:tcPr>
            <w:tcW w:w="1170" w:type="dxa"/>
          </w:tcPr>
          <w:p w14:paraId="149C6566"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R06</w:t>
            </w:r>
          </w:p>
        </w:tc>
      </w:tr>
      <w:tr w:rsidR="00986ECB" w:rsidRPr="00965CD2" w14:paraId="4E035B75"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E043594" w14:textId="77777777" w:rsidR="0098256D" w:rsidRPr="00E875AF" w:rsidRDefault="0098256D" w:rsidP="00C87A4D">
            <w:pPr>
              <w:jc w:val="center"/>
              <w:rPr>
                <w:b w:val="0"/>
                <w:bCs w:val="0"/>
                <w:sz w:val="24"/>
              </w:rPr>
            </w:pPr>
          </w:p>
        </w:tc>
        <w:tc>
          <w:tcPr>
            <w:tcW w:w="236" w:type="dxa"/>
          </w:tcPr>
          <w:p w14:paraId="22882DA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4B628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01014F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3FFF5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D7F156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F64EA4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7BB7A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4134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68F5EF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3AFC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2F3B5F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99D8E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B229A3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820AD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E6A70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A3B2D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105AA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473EC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42E1C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6DD502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358207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6E22F3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3A8E2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76D207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083B0C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7218E9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D674D9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181F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6DF75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14B6CF2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435B90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C07FB5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4107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ECE5D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EA3DB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4F05C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9D6AC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4A1612B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4</w:t>
            </w:r>
          </w:p>
        </w:tc>
        <w:tc>
          <w:tcPr>
            <w:tcW w:w="1170" w:type="dxa"/>
          </w:tcPr>
          <w:p w14:paraId="4BD88F6E"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R07</w:t>
            </w:r>
          </w:p>
        </w:tc>
      </w:tr>
      <w:tr w:rsidR="0098256D" w:rsidRPr="00965CD2" w14:paraId="2F2504A1"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71D871F1" w14:textId="77777777" w:rsidR="0098256D" w:rsidRPr="00E875AF" w:rsidRDefault="0098256D" w:rsidP="00C87A4D">
            <w:pPr>
              <w:jc w:val="center"/>
              <w:rPr>
                <w:b w:val="0"/>
                <w:bCs w:val="0"/>
                <w:sz w:val="24"/>
              </w:rPr>
            </w:pPr>
          </w:p>
        </w:tc>
        <w:tc>
          <w:tcPr>
            <w:tcW w:w="236" w:type="dxa"/>
          </w:tcPr>
          <w:p w14:paraId="17980D9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4ED23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E473A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036CE4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1943B2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EAD49D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8F58ED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F74FB7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DFAA4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094E39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EB60A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2E705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D2EF4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E337B8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169BB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660CC2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A855DC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6C1C3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3838AA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6A06B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691B96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F83AE5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09C32EE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FEBD0E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B9039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8CC302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C60B9D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C5326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2AC0E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838308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EAA31C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44D33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67039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C00F32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7CBC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6B1B2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6FCF6D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419669F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3</w:t>
            </w:r>
          </w:p>
        </w:tc>
        <w:tc>
          <w:tcPr>
            <w:tcW w:w="1170" w:type="dxa"/>
          </w:tcPr>
          <w:p w14:paraId="426B72EF"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R08</w:t>
            </w:r>
          </w:p>
        </w:tc>
      </w:tr>
      <w:tr w:rsidR="00986ECB" w:rsidRPr="00965CD2" w14:paraId="40B86236"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A2F6B1B" w14:textId="77777777" w:rsidR="0098256D" w:rsidRPr="00E875AF" w:rsidRDefault="0098256D" w:rsidP="00C87A4D">
            <w:pPr>
              <w:jc w:val="center"/>
              <w:rPr>
                <w:b w:val="0"/>
                <w:bCs w:val="0"/>
                <w:sz w:val="24"/>
              </w:rPr>
            </w:pPr>
          </w:p>
        </w:tc>
        <w:tc>
          <w:tcPr>
            <w:tcW w:w="236" w:type="dxa"/>
          </w:tcPr>
          <w:p w14:paraId="482CC3C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5E678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B68A8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ED007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8386BA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8731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88A6AC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30455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3DFFE2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326142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6E1114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60837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A0EE2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0DC70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3C6A3D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68840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242BF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AB6930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32F1D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273D85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3E326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A2176B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0D4DCC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273C8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49C64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48A92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448F465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896DF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7E4C5CB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8DDD5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70BB4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CE665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B3A057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F117A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B251E9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A132DD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CD1962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3F7A06D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4</w:t>
            </w:r>
          </w:p>
        </w:tc>
        <w:tc>
          <w:tcPr>
            <w:tcW w:w="1170" w:type="dxa"/>
          </w:tcPr>
          <w:p w14:paraId="4766758C"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R09</w:t>
            </w:r>
          </w:p>
        </w:tc>
      </w:tr>
      <w:tr w:rsidR="0098256D" w:rsidRPr="00965CD2" w14:paraId="59C07A7D"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7C9C9019" w14:textId="77777777" w:rsidR="0098256D" w:rsidRPr="00E875AF" w:rsidRDefault="0098256D" w:rsidP="00C87A4D">
            <w:pPr>
              <w:jc w:val="center"/>
              <w:rPr>
                <w:b w:val="0"/>
                <w:bCs w:val="0"/>
                <w:sz w:val="24"/>
              </w:rPr>
            </w:pPr>
          </w:p>
        </w:tc>
        <w:tc>
          <w:tcPr>
            <w:tcW w:w="236" w:type="dxa"/>
          </w:tcPr>
          <w:p w14:paraId="1D51112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A0C11F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19C97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52651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7FD308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73B404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71C9A3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F55D87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B5E6A4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201B3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AC08BE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C514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EBD22C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EBAEE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A22E9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CE0FE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E9D3E3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169BCF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82636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52B8DC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EAE9B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914732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91C9F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3FE418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5C23C8D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63DD4EF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2BA95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0CEE6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2310A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D41CC4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04686E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CB20DD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5CA5E6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94792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F8779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103B4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9BE52A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6575BE4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5</w:t>
            </w:r>
          </w:p>
        </w:tc>
        <w:tc>
          <w:tcPr>
            <w:tcW w:w="1170" w:type="dxa"/>
          </w:tcPr>
          <w:p w14:paraId="7111FA69"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R10</w:t>
            </w:r>
          </w:p>
        </w:tc>
      </w:tr>
      <w:tr w:rsidR="00986ECB" w:rsidRPr="00965CD2" w14:paraId="59A88FA0"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828006D" w14:textId="77777777" w:rsidR="0098256D" w:rsidRPr="00E875AF" w:rsidRDefault="0098256D" w:rsidP="00C87A4D">
            <w:pPr>
              <w:jc w:val="center"/>
              <w:rPr>
                <w:b w:val="0"/>
                <w:bCs w:val="0"/>
                <w:sz w:val="24"/>
              </w:rPr>
            </w:pPr>
          </w:p>
        </w:tc>
        <w:tc>
          <w:tcPr>
            <w:tcW w:w="236" w:type="dxa"/>
          </w:tcPr>
          <w:p w14:paraId="41A5287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80E596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8803F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0D85E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BD7DBD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18D16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A25DBE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71AF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6B088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A34065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8E4919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B176F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A2CBA6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0F85D8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2A03C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DDEBD8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51AE47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3BCDC4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F5AE78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721E0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F704E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2882FBD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404214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7C6C4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533D2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5D0A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17094E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0E136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0B1EF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FAF238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F29DF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A275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D74449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07800E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6C7FA5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0DC5DB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04C5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3F2113C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3</w:t>
            </w:r>
          </w:p>
        </w:tc>
        <w:tc>
          <w:tcPr>
            <w:tcW w:w="1170" w:type="dxa"/>
          </w:tcPr>
          <w:p w14:paraId="72FFC800"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R11</w:t>
            </w:r>
          </w:p>
        </w:tc>
      </w:tr>
      <w:tr w:rsidR="0098256D" w:rsidRPr="00965CD2" w14:paraId="2645EA20"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329ACF0F" w14:textId="77777777" w:rsidR="0098256D" w:rsidRPr="00E875AF" w:rsidRDefault="0098256D" w:rsidP="00C87A4D">
            <w:pPr>
              <w:jc w:val="center"/>
              <w:rPr>
                <w:b w:val="0"/>
                <w:bCs w:val="0"/>
                <w:sz w:val="24"/>
              </w:rPr>
            </w:pPr>
          </w:p>
        </w:tc>
        <w:tc>
          <w:tcPr>
            <w:tcW w:w="236" w:type="dxa"/>
          </w:tcPr>
          <w:p w14:paraId="7806356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13CCC0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6AEC6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FBDB1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102F7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F9874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FC683B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DB882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A80325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31740E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E21412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CCD0BD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14D45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6A514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5BD0AD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5622E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863D0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FE117F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960CB9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17086C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14EE547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62BDFA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2F016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2548A3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046CD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756B93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50B5A3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F9048B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428DC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465B2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236F5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73087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117947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A87D8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AE3FF5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7C7133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389B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45C51A8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3</w:t>
            </w:r>
          </w:p>
        </w:tc>
        <w:tc>
          <w:tcPr>
            <w:tcW w:w="1170" w:type="dxa"/>
          </w:tcPr>
          <w:p w14:paraId="3598140C"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R12</w:t>
            </w:r>
          </w:p>
        </w:tc>
      </w:tr>
      <w:tr w:rsidR="00986ECB" w:rsidRPr="00965CD2" w14:paraId="4E78C4C0"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3339854" w14:textId="77777777" w:rsidR="0098256D" w:rsidRPr="00E875AF" w:rsidRDefault="0098256D" w:rsidP="00C87A4D">
            <w:pPr>
              <w:jc w:val="center"/>
              <w:rPr>
                <w:b w:val="0"/>
                <w:bCs w:val="0"/>
                <w:sz w:val="24"/>
              </w:rPr>
            </w:pPr>
          </w:p>
        </w:tc>
        <w:tc>
          <w:tcPr>
            <w:tcW w:w="236" w:type="dxa"/>
          </w:tcPr>
          <w:p w14:paraId="4D67AC0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3F566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E22FF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56F74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5A971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6273A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FC30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E52B1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8B369D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25EF944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3182C5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6A5A4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815364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0CFD9E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0E8046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FFDE32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00DD3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332C5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1C3A047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78CB104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3CE1C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7ADF1D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23DCE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DEB0A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B2B167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097E0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A342E8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EE8D6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57E376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61F3EC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B76CF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DD484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2ABD3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8AA80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01B95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D482FE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563B39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3CEEC5C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2F258C01"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R13</w:t>
            </w:r>
          </w:p>
        </w:tc>
      </w:tr>
      <w:tr w:rsidR="0098256D" w:rsidRPr="00965CD2" w14:paraId="46F2D686"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0A20D10C" w14:textId="77777777" w:rsidR="0098256D" w:rsidRPr="00E875AF" w:rsidRDefault="0098256D" w:rsidP="00C87A4D">
            <w:pPr>
              <w:jc w:val="center"/>
              <w:rPr>
                <w:b w:val="0"/>
                <w:bCs w:val="0"/>
                <w:sz w:val="24"/>
              </w:rPr>
            </w:pPr>
          </w:p>
        </w:tc>
        <w:tc>
          <w:tcPr>
            <w:tcW w:w="236" w:type="dxa"/>
          </w:tcPr>
          <w:p w14:paraId="28005D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120192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771AEA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F46336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2FD8F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A3DCB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582A6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B5FB94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253253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C8969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44E06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9611A2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34D1A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E5C208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F58B6A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96510A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3D59B2" w14:textId="77777777" w:rsidR="0098256D" w:rsidRPr="00E875AF" w:rsidRDefault="0098256D" w:rsidP="00C87A4D">
            <w:pP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2DA6D8E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4DB1A0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83A7F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9D0562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886B7D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347957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3EA2D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FA086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21C37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253A65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20F46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14BFD7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B486C7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76ED9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184E5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5372C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667BE7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503E56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8577E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85531E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67676CA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2</w:t>
            </w:r>
          </w:p>
        </w:tc>
        <w:tc>
          <w:tcPr>
            <w:tcW w:w="1170" w:type="dxa"/>
          </w:tcPr>
          <w:p w14:paraId="05C08D21"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R14</w:t>
            </w:r>
          </w:p>
        </w:tc>
      </w:tr>
      <w:tr w:rsidR="00986ECB" w:rsidRPr="00965CD2" w14:paraId="34E5457D"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D1C9A9C" w14:textId="77777777" w:rsidR="0098256D" w:rsidRPr="00E875AF" w:rsidRDefault="0098256D" w:rsidP="00C87A4D">
            <w:pPr>
              <w:jc w:val="center"/>
              <w:rPr>
                <w:b w:val="0"/>
                <w:bCs w:val="0"/>
                <w:sz w:val="24"/>
              </w:rPr>
            </w:pPr>
          </w:p>
        </w:tc>
        <w:tc>
          <w:tcPr>
            <w:tcW w:w="236" w:type="dxa"/>
          </w:tcPr>
          <w:p w14:paraId="7D643AE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934568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7E781A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66E2D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199B9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E72B3E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16C08F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A0F57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1F5113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A2866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30A2CC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8658E1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B08C52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7F1C0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62928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59D27E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910AC5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FB0AD9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00833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6B6135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210EC5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468E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3DAA0F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55DDB7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CB9B68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B9D3A5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9D3931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14BDB20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6412A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62D906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0893B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166E2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08B9B6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6D5160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7BB0E6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E24F83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5380A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1D7BF16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4</w:t>
            </w:r>
          </w:p>
        </w:tc>
        <w:tc>
          <w:tcPr>
            <w:tcW w:w="1170" w:type="dxa"/>
          </w:tcPr>
          <w:p w14:paraId="36E972C8"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R15</w:t>
            </w:r>
          </w:p>
        </w:tc>
      </w:tr>
      <w:tr w:rsidR="0098256D" w:rsidRPr="00965CD2" w14:paraId="19FF6016"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5AA7964A" w14:textId="77777777" w:rsidR="0098256D" w:rsidRPr="00E875AF" w:rsidRDefault="0098256D" w:rsidP="00C87A4D">
            <w:pPr>
              <w:jc w:val="center"/>
              <w:rPr>
                <w:b w:val="0"/>
                <w:bCs w:val="0"/>
                <w:sz w:val="24"/>
              </w:rPr>
            </w:pPr>
          </w:p>
        </w:tc>
        <w:tc>
          <w:tcPr>
            <w:tcW w:w="236" w:type="dxa"/>
          </w:tcPr>
          <w:p w14:paraId="6A3D727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5D3A6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D96BFA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4397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12332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4263A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F68FF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FE69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221AC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69545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3D5CC4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0B640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08B03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5D01C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F18FF6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D0C399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590B124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18C90A5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9E1ED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13092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952392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266E11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FD6D08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F09BCD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39DF44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DB1D4F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A42C00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DCE636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C928F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36240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1115B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1DE6C7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F314C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70D51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7AB7F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4F575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D65F7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321A82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2</w:t>
            </w:r>
          </w:p>
        </w:tc>
        <w:tc>
          <w:tcPr>
            <w:tcW w:w="1170" w:type="dxa"/>
          </w:tcPr>
          <w:p w14:paraId="3E0D298A"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R16</w:t>
            </w:r>
          </w:p>
        </w:tc>
      </w:tr>
      <w:tr w:rsidR="00986ECB" w:rsidRPr="00965CD2" w14:paraId="76FABC43"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515F45F" w14:textId="77777777" w:rsidR="0098256D" w:rsidRPr="00E875AF" w:rsidRDefault="0098256D" w:rsidP="00C87A4D">
            <w:pPr>
              <w:jc w:val="center"/>
              <w:rPr>
                <w:b w:val="0"/>
                <w:bCs w:val="0"/>
                <w:sz w:val="24"/>
              </w:rPr>
            </w:pPr>
          </w:p>
        </w:tc>
        <w:tc>
          <w:tcPr>
            <w:tcW w:w="236" w:type="dxa"/>
          </w:tcPr>
          <w:p w14:paraId="664CCC2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B4201A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E46A16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6AA298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07323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41D9D6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F2D42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664C0A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23F37D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4DC19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807B3B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A8542E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563605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073E90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09C0BD2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4225D07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FBC62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20100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E12D09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D88BE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7C7B2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8D7D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11969F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0433A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3F5E1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509AE4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F70121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73DC7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CDCC93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1F5D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751004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83CB0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00FB5D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BFAFB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5C55C7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F784E2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55A94E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7F0FCD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4</w:t>
            </w:r>
          </w:p>
        </w:tc>
        <w:tc>
          <w:tcPr>
            <w:tcW w:w="1170" w:type="dxa"/>
          </w:tcPr>
          <w:p w14:paraId="1C39F863"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R17</w:t>
            </w:r>
          </w:p>
        </w:tc>
      </w:tr>
      <w:tr w:rsidR="0098256D" w:rsidRPr="00965CD2" w14:paraId="4747936F"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0C154F6D" w14:textId="77777777" w:rsidR="0098256D" w:rsidRPr="00E875AF" w:rsidRDefault="0098256D" w:rsidP="00C87A4D">
            <w:pPr>
              <w:jc w:val="center"/>
              <w:rPr>
                <w:b w:val="0"/>
                <w:bCs w:val="0"/>
                <w:sz w:val="24"/>
              </w:rPr>
            </w:pPr>
          </w:p>
        </w:tc>
        <w:tc>
          <w:tcPr>
            <w:tcW w:w="236" w:type="dxa"/>
          </w:tcPr>
          <w:p w14:paraId="2894D07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00DD36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D73C10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C1F73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835337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0387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E60506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FF8EA4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B40EA2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464C3B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8B46D7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CD833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4F4ED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2691927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9AC7D5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51C04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04A7B2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63375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4F234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0A363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CF7FF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D6D6E0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2355C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89E1BC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9C06B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B9A1F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888A7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35582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84280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300C6D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FDA3E8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9E12B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53FF2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159697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E30C63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31E63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5A37C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211ABF0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3</w:t>
            </w:r>
          </w:p>
        </w:tc>
        <w:tc>
          <w:tcPr>
            <w:tcW w:w="1170" w:type="dxa"/>
          </w:tcPr>
          <w:p w14:paraId="1A1F8BEC"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R18</w:t>
            </w:r>
          </w:p>
        </w:tc>
      </w:tr>
      <w:tr w:rsidR="00986ECB" w:rsidRPr="00965CD2" w14:paraId="6159B977"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FEFD3BB" w14:textId="77777777" w:rsidR="0098256D" w:rsidRPr="00E875AF" w:rsidRDefault="0098256D" w:rsidP="00C87A4D">
            <w:pPr>
              <w:jc w:val="center"/>
              <w:rPr>
                <w:b w:val="0"/>
                <w:bCs w:val="0"/>
                <w:sz w:val="24"/>
              </w:rPr>
            </w:pPr>
          </w:p>
        </w:tc>
        <w:tc>
          <w:tcPr>
            <w:tcW w:w="236" w:type="dxa"/>
          </w:tcPr>
          <w:p w14:paraId="4E9A6E9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590B56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B8AF1A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655BF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86443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4F4976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661099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3B977B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317D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ACF8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CCDF73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6491F36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4E33FB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B4C0C3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7CB1E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C1DFA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1AE09D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BD81A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24EFF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16A50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8C5F6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93465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5FE7F3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F63A53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CC6245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86C228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77451A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6C721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F62C09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82421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22DFD7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609B6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36F04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8AD75B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88D83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9DBE32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A5AD2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15F0792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2</w:t>
            </w:r>
          </w:p>
        </w:tc>
        <w:tc>
          <w:tcPr>
            <w:tcW w:w="1170" w:type="dxa"/>
          </w:tcPr>
          <w:p w14:paraId="45657C2E"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R19</w:t>
            </w:r>
          </w:p>
        </w:tc>
      </w:tr>
      <w:tr w:rsidR="0098256D" w:rsidRPr="00965CD2" w14:paraId="07E8E51C"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4A2CF261" w14:textId="77777777" w:rsidR="0098256D" w:rsidRPr="00E875AF" w:rsidRDefault="0098256D" w:rsidP="00C87A4D">
            <w:pPr>
              <w:jc w:val="center"/>
              <w:rPr>
                <w:b w:val="0"/>
                <w:bCs w:val="0"/>
                <w:sz w:val="24"/>
              </w:rPr>
            </w:pPr>
          </w:p>
        </w:tc>
        <w:tc>
          <w:tcPr>
            <w:tcW w:w="236" w:type="dxa"/>
          </w:tcPr>
          <w:p w14:paraId="395B5F8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16BEA2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0196A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FE6ED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F0484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F1287C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4EF433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9F28D1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91B8BB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CBB5B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207C75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F77FAF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8E4FC0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43A57EF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04D58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781337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9FA99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3974B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13EBA1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E75CDB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861924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235EC5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9B875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88922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65A824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944E7E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380C03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5BB6A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27B245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2E319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C313DB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81A118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1FB67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A8038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A9CBF5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65504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BC4E42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0B71361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1</w:t>
            </w:r>
          </w:p>
        </w:tc>
        <w:tc>
          <w:tcPr>
            <w:tcW w:w="1170" w:type="dxa"/>
          </w:tcPr>
          <w:p w14:paraId="1133B664"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R20</w:t>
            </w:r>
          </w:p>
        </w:tc>
      </w:tr>
      <w:tr w:rsidR="00986ECB" w:rsidRPr="00965CD2" w14:paraId="00A4A33F"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CAA214A" w14:textId="77777777" w:rsidR="0098256D" w:rsidRPr="00E875AF" w:rsidRDefault="0098256D" w:rsidP="00C87A4D">
            <w:pPr>
              <w:jc w:val="center"/>
              <w:rPr>
                <w:b w:val="0"/>
                <w:bCs w:val="0"/>
                <w:sz w:val="24"/>
              </w:rPr>
            </w:pPr>
          </w:p>
        </w:tc>
        <w:tc>
          <w:tcPr>
            <w:tcW w:w="236" w:type="dxa"/>
          </w:tcPr>
          <w:p w14:paraId="75CBDD9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9019FB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57D9B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B47EC7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485B4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E3049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334057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DC2CD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42FF5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64A7C7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296464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A1342E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FFB40D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14F40B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17162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CEB49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5F25FE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567F2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758F1A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A3A8DF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36647A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5D8A2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2CF624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8FA761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92307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594D3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6F351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F88A44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812760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745F2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66E02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2B26E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4A888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06576C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F8A2C9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2DEAD6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3AFE40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2DCB813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7328D5F2"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R21</w:t>
            </w:r>
          </w:p>
        </w:tc>
      </w:tr>
      <w:tr w:rsidR="0098256D" w:rsidRPr="00965CD2" w14:paraId="46A34735"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471764F4" w14:textId="77777777" w:rsidR="0098256D" w:rsidRPr="00E875AF" w:rsidRDefault="0098256D" w:rsidP="00C87A4D">
            <w:pPr>
              <w:jc w:val="center"/>
              <w:rPr>
                <w:b w:val="0"/>
                <w:bCs w:val="0"/>
                <w:sz w:val="24"/>
              </w:rPr>
            </w:pPr>
          </w:p>
        </w:tc>
        <w:tc>
          <w:tcPr>
            <w:tcW w:w="236" w:type="dxa"/>
          </w:tcPr>
          <w:p w14:paraId="6788BFE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36EF5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A89929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C9492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707392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B284F8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480D1E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1D006FA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C8BF2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5AE2D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DBCFC2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621C71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8DFD1A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7A45F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6DACFD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3649DD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606F03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339EB3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0134D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53B9E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0F781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87EA8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E236A2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FAB729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58F03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0344A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26D344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27C36F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255055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BA6DC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12A5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752557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A6629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62228C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8445C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87575B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D322E6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492BB48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1</w:t>
            </w:r>
          </w:p>
        </w:tc>
        <w:tc>
          <w:tcPr>
            <w:tcW w:w="1170" w:type="dxa"/>
          </w:tcPr>
          <w:p w14:paraId="2CB8BFD0"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R22</w:t>
            </w:r>
          </w:p>
        </w:tc>
      </w:tr>
      <w:tr w:rsidR="00986ECB" w:rsidRPr="00965CD2" w14:paraId="7A35E4EA"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0EFA263" w14:textId="77777777" w:rsidR="0098256D" w:rsidRPr="00E875AF" w:rsidRDefault="0098256D" w:rsidP="00C87A4D">
            <w:pPr>
              <w:jc w:val="center"/>
              <w:rPr>
                <w:b w:val="0"/>
                <w:bCs w:val="0"/>
                <w:sz w:val="24"/>
              </w:rPr>
            </w:pPr>
          </w:p>
        </w:tc>
        <w:tc>
          <w:tcPr>
            <w:tcW w:w="236" w:type="dxa"/>
          </w:tcPr>
          <w:p w14:paraId="0435532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C4F3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AC956D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1486F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38AAB7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E1BA9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23C121E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33F7BD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57E621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85B95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1230B4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8756F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48212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62B78F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CC088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70CFE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4E3CF9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9FC06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5A5F70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B01C04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3B02C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E60D4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97D17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24C251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38A3A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EBEB0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A45AF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2426D0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95D815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33760E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E8DABF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0B6DC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7F9B4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375A66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7C7CB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C8D85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920380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4411534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3</w:t>
            </w:r>
          </w:p>
        </w:tc>
        <w:tc>
          <w:tcPr>
            <w:tcW w:w="1170" w:type="dxa"/>
          </w:tcPr>
          <w:p w14:paraId="67B3DD19"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R23</w:t>
            </w:r>
          </w:p>
        </w:tc>
      </w:tr>
      <w:tr w:rsidR="0098256D" w:rsidRPr="00965CD2" w14:paraId="77CEAF60"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009BE73D" w14:textId="77777777" w:rsidR="0098256D" w:rsidRPr="00E875AF" w:rsidRDefault="0098256D" w:rsidP="00C87A4D">
            <w:pPr>
              <w:jc w:val="center"/>
              <w:rPr>
                <w:b w:val="0"/>
                <w:bCs w:val="0"/>
                <w:sz w:val="24"/>
              </w:rPr>
            </w:pPr>
          </w:p>
        </w:tc>
        <w:tc>
          <w:tcPr>
            <w:tcW w:w="236" w:type="dxa"/>
          </w:tcPr>
          <w:p w14:paraId="7802B6F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B314D1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663A7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5DD2D3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1D405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0A3B53B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107F0E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8B1515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8B444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C6924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EE5D89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2B351A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44F647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CE981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ADF9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15BF88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5A7E4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AA5F5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517D99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02E83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9383E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F394EA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48A320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AF2C7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F4886F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6FDB5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A3DCE3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01C6C9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7DE23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5B8B1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FF456B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BAF5E1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1BA116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A3B070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58919C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7AF457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A0862B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7EBFA5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2</w:t>
            </w:r>
          </w:p>
        </w:tc>
        <w:tc>
          <w:tcPr>
            <w:tcW w:w="1170" w:type="dxa"/>
          </w:tcPr>
          <w:p w14:paraId="1937413E"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R24</w:t>
            </w:r>
          </w:p>
        </w:tc>
      </w:tr>
      <w:tr w:rsidR="00986ECB" w:rsidRPr="00965CD2" w14:paraId="170E4DA4"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F2AFD7F" w14:textId="77777777" w:rsidR="0098256D" w:rsidRPr="00E875AF" w:rsidRDefault="0098256D" w:rsidP="00C87A4D">
            <w:pPr>
              <w:jc w:val="center"/>
              <w:rPr>
                <w:b w:val="0"/>
                <w:bCs w:val="0"/>
                <w:sz w:val="24"/>
              </w:rPr>
            </w:pPr>
          </w:p>
        </w:tc>
        <w:tc>
          <w:tcPr>
            <w:tcW w:w="236" w:type="dxa"/>
          </w:tcPr>
          <w:p w14:paraId="3F4BC24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869397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7CF81D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B52AF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73E040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12C254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59FE8B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B09ED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CA3B1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54A39A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3B93649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087888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8D139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136117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494BE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0F30F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7982FD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470368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FE9B6B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12A97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AFB720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B513FF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0EE78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D4095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E783C4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5AC73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3C60FE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05D503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6DAF7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944292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6EB940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699FE9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CC80BD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17A368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88ABE9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DBDC59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452614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476A29A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4ECC84C5"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R25</w:t>
            </w:r>
          </w:p>
        </w:tc>
      </w:tr>
      <w:tr w:rsidR="0098256D" w:rsidRPr="00965CD2" w14:paraId="673125E7"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1AC5386A" w14:textId="77777777" w:rsidR="0098256D" w:rsidRPr="00E875AF" w:rsidRDefault="0098256D" w:rsidP="00C87A4D">
            <w:pPr>
              <w:jc w:val="center"/>
              <w:rPr>
                <w:b w:val="0"/>
                <w:bCs w:val="0"/>
                <w:sz w:val="24"/>
              </w:rPr>
            </w:pPr>
          </w:p>
        </w:tc>
        <w:tc>
          <w:tcPr>
            <w:tcW w:w="236" w:type="dxa"/>
          </w:tcPr>
          <w:p w14:paraId="1B11F7F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B61FD0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934773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CCD6C7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3FC7E18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22319D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7A3DA6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3FE4DF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E0332C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BBF37E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1CFB93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020E5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EEDB7E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B5535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74B077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698E4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0835EC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D6F7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3EA0D0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501E44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49FA73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BDE31D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62A9E3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042B5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6FEE1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17F72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170D17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02043F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0DBC84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A9FF19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503E98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2219D7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EA24FB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D8305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C42B6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BC1595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38E544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0643D53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5</w:t>
            </w:r>
          </w:p>
        </w:tc>
        <w:tc>
          <w:tcPr>
            <w:tcW w:w="1170" w:type="dxa"/>
          </w:tcPr>
          <w:p w14:paraId="7356E236"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R26</w:t>
            </w:r>
          </w:p>
        </w:tc>
      </w:tr>
      <w:tr w:rsidR="00986ECB" w:rsidRPr="00965CD2" w14:paraId="42FFF75A"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3880B86" w14:textId="77777777" w:rsidR="0098256D" w:rsidRPr="00E875AF" w:rsidRDefault="0098256D" w:rsidP="00C87A4D">
            <w:pPr>
              <w:jc w:val="center"/>
              <w:rPr>
                <w:b w:val="0"/>
                <w:bCs w:val="0"/>
                <w:sz w:val="24"/>
              </w:rPr>
            </w:pPr>
          </w:p>
        </w:tc>
        <w:tc>
          <w:tcPr>
            <w:tcW w:w="236" w:type="dxa"/>
          </w:tcPr>
          <w:p w14:paraId="752EF02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4BF747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FE3B58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DB89E2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98971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EE8FB0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AF4672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265B5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8B3BE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F84D25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5866F3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1660E8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348916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1FE40D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0AECB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829376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03F1FF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0BB283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03AB9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DB7EB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9A67F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3941F7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487E7C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CD49FE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4083BF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AF21A2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4E2EBE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081597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50C09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F9C68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2416AA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A4709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97F287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E413E1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7F6F94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58C5F03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3C9E06B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829" w:type="dxa"/>
          </w:tcPr>
          <w:p w14:paraId="15754B7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4FDBEC2A"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R27</w:t>
            </w:r>
          </w:p>
        </w:tc>
      </w:tr>
      <w:tr w:rsidR="0098256D" w:rsidRPr="00965CD2" w14:paraId="4E201291"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70C10757" w14:textId="77777777" w:rsidR="0098256D" w:rsidRPr="00E875AF" w:rsidRDefault="0098256D" w:rsidP="00C87A4D">
            <w:pPr>
              <w:jc w:val="center"/>
              <w:rPr>
                <w:b w:val="0"/>
                <w:bCs w:val="0"/>
                <w:sz w:val="24"/>
              </w:rPr>
            </w:pPr>
          </w:p>
        </w:tc>
        <w:tc>
          <w:tcPr>
            <w:tcW w:w="236" w:type="dxa"/>
          </w:tcPr>
          <w:p w14:paraId="3843980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2C357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F0BBF7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0BC282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D5CE2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F58883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26F024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7B6EBC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81166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64552C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862CB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26EECD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4816F1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90986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A33BBB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DB4ADC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77B666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14B00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8B2976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666F22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663C02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BD005D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67CE93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10CA4B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D1825B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26B0B5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F9F9F4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ADBB2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8F2DED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85C36C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4AF15A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BDDECC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BD14A9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572824F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A1F70A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331645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8E4891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726B5B5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2</w:t>
            </w:r>
          </w:p>
        </w:tc>
        <w:tc>
          <w:tcPr>
            <w:tcW w:w="1170" w:type="dxa"/>
          </w:tcPr>
          <w:p w14:paraId="1B9C16B6"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R28</w:t>
            </w:r>
          </w:p>
        </w:tc>
      </w:tr>
      <w:tr w:rsidR="00986ECB" w:rsidRPr="00965CD2" w14:paraId="431A3185"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F752555" w14:textId="77777777" w:rsidR="0098256D" w:rsidRPr="00E875AF" w:rsidRDefault="0098256D" w:rsidP="00C87A4D">
            <w:pPr>
              <w:jc w:val="center"/>
              <w:rPr>
                <w:b w:val="0"/>
                <w:bCs w:val="0"/>
                <w:sz w:val="24"/>
              </w:rPr>
            </w:pPr>
          </w:p>
        </w:tc>
        <w:tc>
          <w:tcPr>
            <w:tcW w:w="236" w:type="dxa"/>
          </w:tcPr>
          <w:p w14:paraId="0C2613D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BD49A9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63A76A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BE5E3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D43EDB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202913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788E23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95C050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0A3A4A6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944BE8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D4E704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5370E6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30ED8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15E31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EB4901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00798F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E833B4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B86EC6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295B0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79518C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E4FF0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517E9B3"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16D5E0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BBC2E5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D4BBC7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8A05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30CC0D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B4FDE1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208D3B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7AF8B9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48A235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27A055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E2B9A8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9D3B7E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A43261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18D59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CC5B84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183C244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1</w:t>
            </w:r>
          </w:p>
        </w:tc>
        <w:tc>
          <w:tcPr>
            <w:tcW w:w="1170" w:type="dxa"/>
          </w:tcPr>
          <w:p w14:paraId="5648D4D7"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R29</w:t>
            </w:r>
          </w:p>
        </w:tc>
      </w:tr>
      <w:tr w:rsidR="0098256D" w:rsidRPr="00965CD2" w14:paraId="2A979298"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5EEA86FE" w14:textId="77777777" w:rsidR="0098256D" w:rsidRPr="00E875AF" w:rsidRDefault="0098256D" w:rsidP="00C87A4D">
            <w:pPr>
              <w:jc w:val="center"/>
              <w:rPr>
                <w:b w:val="0"/>
                <w:bCs w:val="0"/>
                <w:sz w:val="24"/>
              </w:rPr>
            </w:pPr>
          </w:p>
        </w:tc>
        <w:tc>
          <w:tcPr>
            <w:tcW w:w="236" w:type="dxa"/>
          </w:tcPr>
          <w:p w14:paraId="6649A9A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2FE03F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5EA2F0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41C2B9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tl/>
              </w:rPr>
            </w:pPr>
          </w:p>
        </w:tc>
        <w:tc>
          <w:tcPr>
            <w:tcW w:w="236" w:type="dxa"/>
          </w:tcPr>
          <w:p w14:paraId="17C205B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9623BF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8A3173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3BEAAC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4AAF35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D46BA1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D5D912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996FAC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01FB48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B5D922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BBFC3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C6B57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72CBC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A42708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1E4E9B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5E66A5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38B790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8AF136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892F8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sz w:val="24"/>
              </w:rPr>
              <w:t>*</w:t>
            </w:r>
          </w:p>
        </w:tc>
        <w:tc>
          <w:tcPr>
            <w:tcW w:w="236" w:type="dxa"/>
          </w:tcPr>
          <w:p w14:paraId="0CF18D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9BC6C2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C8F1FB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9C084B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9B1885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AC8ACE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F9EDD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CB1172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0D15CA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ADB47D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095F8AD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15D8F5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D5058B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683E18"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402301D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r w:rsidRPr="00E875AF">
              <w:rPr>
                <w:rFonts w:hint="cs"/>
                <w:sz w:val="24"/>
                <w:rtl/>
              </w:rPr>
              <w:t>4</w:t>
            </w:r>
          </w:p>
        </w:tc>
        <w:tc>
          <w:tcPr>
            <w:tcW w:w="1170" w:type="dxa"/>
          </w:tcPr>
          <w:p w14:paraId="1A0AC796"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R30</w:t>
            </w:r>
          </w:p>
        </w:tc>
      </w:tr>
      <w:tr w:rsidR="00986ECB" w:rsidRPr="00965CD2" w14:paraId="5ECC06DC"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13DFA78A" w14:textId="77777777" w:rsidR="0098256D" w:rsidRPr="00E875AF" w:rsidRDefault="0098256D" w:rsidP="00C87A4D">
            <w:pPr>
              <w:jc w:val="center"/>
              <w:rPr>
                <w:b w:val="0"/>
                <w:bCs w:val="0"/>
                <w:sz w:val="24"/>
              </w:rPr>
            </w:pPr>
          </w:p>
        </w:tc>
        <w:tc>
          <w:tcPr>
            <w:tcW w:w="236" w:type="dxa"/>
          </w:tcPr>
          <w:p w14:paraId="062B163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tl/>
              </w:rPr>
            </w:pPr>
          </w:p>
        </w:tc>
        <w:tc>
          <w:tcPr>
            <w:tcW w:w="236" w:type="dxa"/>
          </w:tcPr>
          <w:p w14:paraId="3DFF7D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tl/>
              </w:rPr>
            </w:pPr>
            <w:r w:rsidRPr="00E875AF">
              <w:rPr>
                <w:sz w:val="24"/>
              </w:rPr>
              <w:t>*</w:t>
            </w:r>
          </w:p>
        </w:tc>
        <w:tc>
          <w:tcPr>
            <w:tcW w:w="236" w:type="dxa"/>
          </w:tcPr>
          <w:p w14:paraId="0D89915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sz w:val="24"/>
              </w:rPr>
              <w:t>*</w:t>
            </w:r>
          </w:p>
        </w:tc>
        <w:tc>
          <w:tcPr>
            <w:tcW w:w="236" w:type="dxa"/>
          </w:tcPr>
          <w:p w14:paraId="719A749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tl/>
              </w:rPr>
            </w:pPr>
          </w:p>
        </w:tc>
        <w:tc>
          <w:tcPr>
            <w:tcW w:w="236" w:type="dxa"/>
          </w:tcPr>
          <w:p w14:paraId="4D780D4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1A2A58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7B4F71F"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4793A4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9BC88D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0DB311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3F64E84"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B2EE2D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0C01CA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51728E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487F1C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53B91B"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CF1422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E82FFF8"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2A2C36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92F3F6E"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64A11FD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4FC43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3273989"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2D7288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33A317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A87553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14DD6D1C"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AF994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2496EA1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4C9E6265"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3319CD2"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15A263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A78E4A0"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5AE77D07"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7DB46A81"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0D66C576"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236" w:type="dxa"/>
          </w:tcPr>
          <w:p w14:paraId="3AB1F73D"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p>
        </w:tc>
        <w:tc>
          <w:tcPr>
            <w:tcW w:w="829" w:type="dxa"/>
          </w:tcPr>
          <w:p w14:paraId="5866C1EA" w14:textId="77777777" w:rsidR="0098256D" w:rsidRPr="00E875AF"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E875AF">
              <w:rPr>
                <w:rFonts w:hint="cs"/>
                <w:sz w:val="24"/>
                <w:rtl/>
              </w:rPr>
              <w:t>2</w:t>
            </w:r>
          </w:p>
        </w:tc>
        <w:tc>
          <w:tcPr>
            <w:tcW w:w="1170" w:type="dxa"/>
          </w:tcPr>
          <w:p w14:paraId="792A1747" w14:textId="77777777" w:rsidR="0098256D" w:rsidRPr="003820A0" w:rsidRDefault="0098256D" w:rsidP="005B4181">
            <w:pPr>
              <w:jc w:val="right"/>
              <w:cnfStyle w:val="000000100000" w:firstRow="0" w:lastRow="0" w:firstColumn="0" w:lastColumn="0" w:oddVBand="0" w:evenVBand="0" w:oddHBand="1" w:evenHBand="0" w:firstRowFirstColumn="0" w:firstRowLastColumn="0" w:lastRowFirstColumn="0" w:lastRowLastColumn="0"/>
              <w:rPr>
                <w:b/>
                <w:bCs/>
                <w:sz w:val="24"/>
              </w:rPr>
            </w:pPr>
            <w:r w:rsidRPr="003820A0">
              <w:rPr>
                <w:b/>
                <w:bCs/>
                <w:sz w:val="24"/>
              </w:rPr>
              <w:t>R31</w:t>
            </w:r>
          </w:p>
        </w:tc>
      </w:tr>
      <w:tr w:rsidR="0098256D" w:rsidRPr="00965CD2" w14:paraId="243C5945" w14:textId="77777777" w:rsidTr="009C248A">
        <w:tc>
          <w:tcPr>
            <w:cnfStyle w:val="001000000000" w:firstRow="0" w:lastRow="0" w:firstColumn="1" w:lastColumn="0" w:oddVBand="0" w:evenVBand="0" w:oddHBand="0" w:evenHBand="0" w:firstRowFirstColumn="0" w:firstRowLastColumn="0" w:lastRowFirstColumn="0" w:lastRowLastColumn="0"/>
            <w:tcW w:w="236" w:type="dxa"/>
          </w:tcPr>
          <w:p w14:paraId="543020BA" w14:textId="77777777" w:rsidR="0098256D" w:rsidRPr="00E875AF" w:rsidRDefault="0098256D" w:rsidP="00C87A4D">
            <w:pPr>
              <w:jc w:val="center"/>
              <w:rPr>
                <w:sz w:val="24"/>
              </w:rPr>
            </w:pPr>
          </w:p>
        </w:tc>
        <w:tc>
          <w:tcPr>
            <w:tcW w:w="236" w:type="dxa"/>
          </w:tcPr>
          <w:p w14:paraId="5564749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tl/>
              </w:rPr>
            </w:pPr>
            <w:r w:rsidRPr="00E875AF">
              <w:rPr>
                <w:sz w:val="24"/>
              </w:rPr>
              <w:t>*</w:t>
            </w:r>
          </w:p>
        </w:tc>
        <w:tc>
          <w:tcPr>
            <w:tcW w:w="236" w:type="dxa"/>
          </w:tcPr>
          <w:p w14:paraId="09DA53E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7D06BA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tl/>
              </w:rPr>
            </w:pPr>
          </w:p>
        </w:tc>
        <w:tc>
          <w:tcPr>
            <w:tcW w:w="236" w:type="dxa"/>
          </w:tcPr>
          <w:p w14:paraId="31BDBC4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tl/>
              </w:rPr>
            </w:pPr>
          </w:p>
        </w:tc>
        <w:tc>
          <w:tcPr>
            <w:tcW w:w="236" w:type="dxa"/>
          </w:tcPr>
          <w:p w14:paraId="56EBEF5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44AB64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13E8B9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77D1D1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5D2701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522458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ED1D72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33708B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1556A3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4D943E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E0EF964"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F82508F"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55978FC"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48318C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459DA0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660E8C5E"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572BF11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BCC5A9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9BB3F65"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F7BF3E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14912F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B69D8CA"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6AE7A7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E9C690B"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176879D"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B3D69D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7E12A589"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2C6574C7"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4B3DC17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B331360"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17AFF01"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36957486"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236" w:type="dxa"/>
          </w:tcPr>
          <w:p w14:paraId="1EA40423"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Pr>
            </w:pPr>
          </w:p>
        </w:tc>
        <w:tc>
          <w:tcPr>
            <w:tcW w:w="829" w:type="dxa"/>
          </w:tcPr>
          <w:p w14:paraId="153F62D2" w14:textId="77777777" w:rsidR="0098256D" w:rsidRPr="00E875AF" w:rsidRDefault="0098256D" w:rsidP="00C87A4D">
            <w:pPr>
              <w:jc w:val="center"/>
              <w:cnfStyle w:val="000000000000" w:firstRow="0" w:lastRow="0" w:firstColumn="0" w:lastColumn="0" w:oddVBand="0" w:evenVBand="0" w:oddHBand="0" w:evenHBand="0" w:firstRowFirstColumn="0" w:firstRowLastColumn="0" w:lastRowFirstColumn="0" w:lastRowLastColumn="0"/>
              <w:rPr>
                <w:sz w:val="24"/>
                <w:rtl/>
              </w:rPr>
            </w:pPr>
            <w:r w:rsidRPr="00E875AF">
              <w:rPr>
                <w:rFonts w:hint="cs"/>
                <w:sz w:val="24"/>
                <w:rtl/>
              </w:rPr>
              <w:t>1</w:t>
            </w:r>
          </w:p>
        </w:tc>
        <w:tc>
          <w:tcPr>
            <w:tcW w:w="1170" w:type="dxa"/>
          </w:tcPr>
          <w:p w14:paraId="3BBEDD4B" w14:textId="77777777" w:rsidR="0098256D" w:rsidRPr="003820A0" w:rsidRDefault="0098256D" w:rsidP="005B4181">
            <w:pPr>
              <w:jc w:val="right"/>
              <w:cnfStyle w:val="000000000000" w:firstRow="0" w:lastRow="0" w:firstColumn="0" w:lastColumn="0" w:oddVBand="0" w:evenVBand="0" w:oddHBand="0" w:evenHBand="0" w:firstRowFirstColumn="0" w:firstRowLastColumn="0" w:lastRowFirstColumn="0" w:lastRowLastColumn="0"/>
              <w:rPr>
                <w:b/>
                <w:bCs/>
                <w:sz w:val="24"/>
              </w:rPr>
            </w:pPr>
            <w:r w:rsidRPr="003820A0">
              <w:rPr>
                <w:b/>
                <w:bCs/>
                <w:sz w:val="24"/>
              </w:rPr>
              <w:t>R32</w:t>
            </w:r>
          </w:p>
        </w:tc>
      </w:tr>
      <w:tr w:rsidR="00986ECB" w:rsidRPr="00B0146E" w14:paraId="4E721DE2" w14:textId="77777777" w:rsidTr="009C2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3A39696F" w14:textId="77777777" w:rsidR="0098256D" w:rsidRPr="003B25A2" w:rsidRDefault="0098256D" w:rsidP="00C87A4D">
            <w:pPr>
              <w:rPr>
                <w:b w:val="0"/>
                <w:bCs w:val="0"/>
                <w:sz w:val="24"/>
              </w:rPr>
            </w:pPr>
            <w:r w:rsidRPr="003B25A2">
              <w:rPr>
                <w:rFonts w:hint="cs"/>
                <w:b w:val="0"/>
                <w:bCs w:val="0"/>
                <w:sz w:val="24"/>
                <w:rtl/>
              </w:rPr>
              <w:t>1</w:t>
            </w:r>
          </w:p>
        </w:tc>
        <w:tc>
          <w:tcPr>
            <w:tcW w:w="236" w:type="dxa"/>
          </w:tcPr>
          <w:p w14:paraId="478E9819"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tl/>
              </w:rPr>
            </w:pPr>
            <w:r w:rsidRPr="003B25A2">
              <w:rPr>
                <w:rFonts w:hint="cs"/>
                <w:sz w:val="24"/>
                <w:rtl/>
              </w:rPr>
              <w:t>1</w:t>
            </w:r>
          </w:p>
        </w:tc>
        <w:tc>
          <w:tcPr>
            <w:tcW w:w="236" w:type="dxa"/>
          </w:tcPr>
          <w:p w14:paraId="446DC994"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tl/>
              </w:rPr>
            </w:pPr>
            <w:r w:rsidRPr="003B25A2">
              <w:rPr>
                <w:rFonts w:hint="cs"/>
                <w:sz w:val="24"/>
                <w:rtl/>
              </w:rPr>
              <w:t>2</w:t>
            </w:r>
          </w:p>
        </w:tc>
        <w:tc>
          <w:tcPr>
            <w:tcW w:w="236" w:type="dxa"/>
          </w:tcPr>
          <w:p w14:paraId="42DB0C15"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686B48E2"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5</w:t>
            </w:r>
          </w:p>
        </w:tc>
        <w:tc>
          <w:tcPr>
            <w:tcW w:w="236" w:type="dxa"/>
          </w:tcPr>
          <w:p w14:paraId="76D7FC56"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56F86135"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3</w:t>
            </w:r>
          </w:p>
        </w:tc>
        <w:tc>
          <w:tcPr>
            <w:tcW w:w="236" w:type="dxa"/>
          </w:tcPr>
          <w:p w14:paraId="11B612BC"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10F98008"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4EB15C31"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052AA0DE"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4F6A08B0"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31DC2FF0"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6727E885"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color w:val="00B0F0"/>
                <w:sz w:val="24"/>
              </w:rPr>
            </w:pPr>
            <w:r w:rsidRPr="003B25A2">
              <w:rPr>
                <w:rFonts w:hint="cs"/>
                <w:color w:val="000000" w:themeColor="text1"/>
                <w:sz w:val="24"/>
                <w:rtl/>
              </w:rPr>
              <w:t>2</w:t>
            </w:r>
          </w:p>
        </w:tc>
        <w:tc>
          <w:tcPr>
            <w:tcW w:w="236" w:type="dxa"/>
          </w:tcPr>
          <w:p w14:paraId="01102A76"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643992CF"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0FC1F3E8"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1EB6CF05"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6630AE15"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74934F77"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525C8164"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3</w:t>
            </w:r>
          </w:p>
        </w:tc>
        <w:tc>
          <w:tcPr>
            <w:tcW w:w="236" w:type="dxa"/>
          </w:tcPr>
          <w:p w14:paraId="41DCA83A"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3</w:t>
            </w:r>
          </w:p>
        </w:tc>
        <w:tc>
          <w:tcPr>
            <w:tcW w:w="236" w:type="dxa"/>
          </w:tcPr>
          <w:p w14:paraId="492E9D2D"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3</w:t>
            </w:r>
          </w:p>
        </w:tc>
        <w:tc>
          <w:tcPr>
            <w:tcW w:w="236" w:type="dxa"/>
          </w:tcPr>
          <w:p w14:paraId="1C50949A"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5A6195D6"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5</w:t>
            </w:r>
          </w:p>
        </w:tc>
        <w:tc>
          <w:tcPr>
            <w:tcW w:w="236" w:type="dxa"/>
          </w:tcPr>
          <w:p w14:paraId="6CBE0DED"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5</w:t>
            </w:r>
          </w:p>
        </w:tc>
        <w:tc>
          <w:tcPr>
            <w:tcW w:w="236" w:type="dxa"/>
          </w:tcPr>
          <w:p w14:paraId="52293F79"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1374E0E6"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05E4862A"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2AFBABFC"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4</w:t>
            </w:r>
          </w:p>
        </w:tc>
        <w:tc>
          <w:tcPr>
            <w:tcW w:w="236" w:type="dxa"/>
          </w:tcPr>
          <w:p w14:paraId="1401BB44"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2179D594"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5A03593E"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4D838E7E"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2</w:t>
            </w:r>
          </w:p>
        </w:tc>
        <w:tc>
          <w:tcPr>
            <w:tcW w:w="236" w:type="dxa"/>
          </w:tcPr>
          <w:p w14:paraId="4AFE51FD"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199C2510"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16469B99" w14:textId="77777777" w:rsidR="0098256D" w:rsidRPr="003B25A2" w:rsidRDefault="0098256D" w:rsidP="00C87A4D">
            <w:pP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236" w:type="dxa"/>
          </w:tcPr>
          <w:p w14:paraId="2DCC0CAF" w14:textId="77777777" w:rsidR="0098256D" w:rsidRPr="003B25A2" w:rsidRDefault="0098256D" w:rsidP="00C87A4D">
            <w:pPr>
              <w:jc w:val="center"/>
              <w:cnfStyle w:val="000000100000" w:firstRow="0" w:lastRow="0" w:firstColumn="0" w:lastColumn="0" w:oddVBand="0" w:evenVBand="0" w:oddHBand="1" w:evenHBand="0" w:firstRowFirstColumn="0" w:firstRowLastColumn="0" w:lastRowFirstColumn="0" w:lastRowLastColumn="0"/>
              <w:rPr>
                <w:sz w:val="24"/>
              </w:rPr>
            </w:pPr>
            <w:r w:rsidRPr="003B25A2">
              <w:rPr>
                <w:rFonts w:hint="cs"/>
                <w:sz w:val="24"/>
                <w:rtl/>
              </w:rPr>
              <w:t>1</w:t>
            </w:r>
          </w:p>
        </w:tc>
        <w:tc>
          <w:tcPr>
            <w:tcW w:w="1999" w:type="dxa"/>
            <w:gridSpan w:val="2"/>
          </w:tcPr>
          <w:p w14:paraId="080F4FB9" w14:textId="77777777" w:rsidR="0098256D" w:rsidRPr="00BA7D40" w:rsidRDefault="0098256D" w:rsidP="005B4181">
            <w:pPr>
              <w:cnfStyle w:val="000000100000" w:firstRow="0" w:lastRow="0" w:firstColumn="0" w:lastColumn="0" w:oddVBand="0" w:evenVBand="0" w:oddHBand="1" w:evenHBand="0" w:firstRowFirstColumn="0" w:firstRowLastColumn="0" w:lastRowFirstColumn="0" w:lastRowLastColumn="0"/>
              <w:rPr>
                <w:b/>
                <w:bCs/>
                <w:sz w:val="24"/>
                <w:rtl/>
              </w:rPr>
            </w:pPr>
            <w:r w:rsidRPr="00BA7D40">
              <w:rPr>
                <w:rFonts w:hint="cs"/>
                <w:b/>
                <w:bCs/>
                <w:sz w:val="24"/>
                <w:rtl/>
              </w:rPr>
              <w:t>اولویت مورد کاربردها</w:t>
            </w:r>
          </w:p>
        </w:tc>
      </w:tr>
    </w:tbl>
    <w:p w14:paraId="3F4C440E" w14:textId="0EA7B36D" w:rsidR="0043783D" w:rsidRDefault="00F81CE9" w:rsidP="00A449BE">
      <w:pPr>
        <w:pStyle w:val="Heading2"/>
        <w:numPr>
          <w:ilvl w:val="0"/>
          <w:numId w:val="33"/>
        </w:numPr>
        <w:rPr>
          <w:rtl/>
        </w:rPr>
      </w:pPr>
      <w:bookmarkStart w:id="59" w:name="_Toc59664240"/>
      <w:r>
        <w:rPr>
          <w:rFonts w:hint="cs"/>
          <w:rtl/>
        </w:rPr>
        <w:t>تخصیص موارد کاربرد به تکرارها</w:t>
      </w:r>
      <w:bookmarkEnd w:id="59"/>
    </w:p>
    <w:p w14:paraId="46C225C1" w14:textId="212F2AD1" w:rsidR="005B007A" w:rsidRPr="00A449BE" w:rsidRDefault="00A449BE" w:rsidP="00F363E0">
      <w:r>
        <w:rPr>
          <w:rFonts w:hint="cs"/>
          <w:rtl/>
        </w:rPr>
        <w:t>در جدول فوق، مورد کاربرد‌ها براساس این که ظرفیت هر نفر دو ساعت در هفته است، تقسیم بندی گردیده‌ است. در نتیحه هر فرد در هر تکرار، 6 ساعت می‌تواند کار کند.</w:t>
      </w:r>
    </w:p>
    <w:tbl>
      <w:tblPr>
        <w:tblStyle w:val="PlainTable1"/>
        <w:tblpPr w:leftFromText="180" w:rightFromText="180" w:vertAnchor="text" w:horzAnchor="margin" w:tblpXSpec="center" w:tblpY="-1042"/>
        <w:bidiVisual/>
        <w:tblW w:w="10453" w:type="dxa"/>
        <w:tblLook w:val="04A0" w:firstRow="1" w:lastRow="0" w:firstColumn="1" w:lastColumn="0" w:noHBand="0" w:noVBand="1"/>
      </w:tblPr>
      <w:tblGrid>
        <w:gridCol w:w="1213"/>
        <w:gridCol w:w="725"/>
        <w:gridCol w:w="633"/>
        <w:gridCol w:w="867"/>
        <w:gridCol w:w="1222"/>
        <w:gridCol w:w="1222"/>
        <w:gridCol w:w="1222"/>
        <w:gridCol w:w="1222"/>
        <w:gridCol w:w="1342"/>
        <w:gridCol w:w="1342"/>
      </w:tblGrid>
      <w:tr w:rsidR="00A449BE" w14:paraId="51D8B320" w14:textId="77777777" w:rsidTr="00A449BE">
        <w:trPr>
          <w:cnfStyle w:val="100000000000" w:firstRow="1" w:lastRow="0"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154" w:type="dxa"/>
            <w:vAlign w:val="center"/>
          </w:tcPr>
          <w:p w14:paraId="5329EF3E" w14:textId="77777777" w:rsidR="00A449BE" w:rsidRPr="00BA1561" w:rsidRDefault="00A449BE" w:rsidP="00C87A4D">
            <w:pPr>
              <w:bidi w:val="0"/>
              <w:jc w:val="center"/>
              <w:rPr>
                <w:sz w:val="24"/>
              </w:rPr>
            </w:pPr>
            <w:r w:rsidRPr="00BA1561">
              <w:rPr>
                <w:rFonts w:hint="cs"/>
                <w:sz w:val="24"/>
                <w:rtl/>
              </w:rPr>
              <w:lastRenderedPageBreak/>
              <w:t>موردکاربردها</w:t>
            </w:r>
          </w:p>
        </w:tc>
        <w:tc>
          <w:tcPr>
            <w:tcW w:w="709" w:type="dxa"/>
            <w:vAlign w:val="center"/>
          </w:tcPr>
          <w:p w14:paraId="0ACC04A1"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اولویت</w:t>
            </w:r>
          </w:p>
        </w:tc>
        <w:tc>
          <w:tcPr>
            <w:tcW w:w="636" w:type="dxa"/>
            <w:vAlign w:val="center"/>
          </w:tcPr>
          <w:p w14:paraId="4FDA4591"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میزان تلاش</w:t>
            </w:r>
          </w:p>
        </w:tc>
        <w:tc>
          <w:tcPr>
            <w:tcW w:w="750" w:type="dxa"/>
            <w:vAlign w:val="center"/>
          </w:tcPr>
          <w:p w14:paraId="03ABA48B"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وابسته به</w:t>
            </w:r>
          </w:p>
        </w:tc>
        <w:tc>
          <w:tcPr>
            <w:tcW w:w="1161" w:type="dxa"/>
          </w:tcPr>
          <w:p w14:paraId="6AD42C4E"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1</w:t>
            </w:r>
          </w:p>
          <w:p w14:paraId="68B494EF"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p>
          <w:p w14:paraId="72C2848A"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26/6/1399</w:t>
            </w:r>
          </w:p>
          <w:p w14:paraId="2B639BAB"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19/7/1399</w:t>
            </w:r>
          </w:p>
        </w:tc>
        <w:tc>
          <w:tcPr>
            <w:tcW w:w="1161" w:type="dxa"/>
          </w:tcPr>
          <w:p w14:paraId="2757BA93"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2</w:t>
            </w:r>
          </w:p>
          <w:p w14:paraId="6B9D6FDE"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p>
          <w:p w14:paraId="11D98905"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19/7/1399</w:t>
            </w:r>
          </w:p>
          <w:p w14:paraId="616A318C"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10/8/1399</w:t>
            </w:r>
          </w:p>
        </w:tc>
        <w:tc>
          <w:tcPr>
            <w:tcW w:w="1161" w:type="dxa"/>
          </w:tcPr>
          <w:p w14:paraId="41FBB28F"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3</w:t>
            </w:r>
          </w:p>
          <w:p w14:paraId="6FFDE499" w14:textId="46F3A3E6"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r w:rsidR="00555BD6">
              <w:rPr>
                <w:rFonts w:hint="cs"/>
                <w:sz w:val="24"/>
                <w:rtl/>
              </w:rPr>
              <w:t xml:space="preserve"> </w:t>
            </w:r>
          </w:p>
          <w:p w14:paraId="7A37BAD0"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10/8/1399</w:t>
            </w:r>
          </w:p>
          <w:p w14:paraId="4706B9DE"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1/9/1399</w:t>
            </w:r>
          </w:p>
        </w:tc>
        <w:tc>
          <w:tcPr>
            <w:tcW w:w="1161" w:type="dxa"/>
          </w:tcPr>
          <w:p w14:paraId="681560AC"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4</w:t>
            </w:r>
          </w:p>
          <w:p w14:paraId="172A9D53"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p>
          <w:p w14:paraId="58E22FC6"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1/9/1399</w:t>
            </w:r>
          </w:p>
          <w:p w14:paraId="784FA8BA"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22/9/1399</w:t>
            </w:r>
          </w:p>
        </w:tc>
        <w:tc>
          <w:tcPr>
            <w:tcW w:w="1280" w:type="dxa"/>
          </w:tcPr>
          <w:p w14:paraId="2308D3B2"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5</w:t>
            </w:r>
          </w:p>
          <w:p w14:paraId="24AE0B56"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p>
          <w:p w14:paraId="43F5BA82"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22/9/1399</w:t>
            </w:r>
          </w:p>
          <w:p w14:paraId="4500E604"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13/10/1399</w:t>
            </w:r>
          </w:p>
        </w:tc>
        <w:tc>
          <w:tcPr>
            <w:tcW w:w="1280" w:type="dxa"/>
          </w:tcPr>
          <w:p w14:paraId="4E850AA8"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تکرار 6</w:t>
            </w:r>
          </w:p>
          <w:p w14:paraId="60F6BBC0"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3 هفته</w:t>
            </w:r>
          </w:p>
          <w:p w14:paraId="748DA417"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Pr>
            </w:pPr>
            <w:r w:rsidRPr="00BA1561">
              <w:rPr>
                <w:rFonts w:hint="cs"/>
                <w:sz w:val="24"/>
                <w:rtl/>
              </w:rPr>
              <w:t>13/10/1399</w:t>
            </w:r>
          </w:p>
          <w:p w14:paraId="78DD0368" w14:textId="77777777" w:rsidR="00A449BE" w:rsidRPr="00BA1561" w:rsidRDefault="00A449BE" w:rsidP="00C87A4D">
            <w:pPr>
              <w:bidi w:val="0"/>
              <w:jc w:val="center"/>
              <w:cnfStyle w:val="100000000000" w:firstRow="1" w:lastRow="0" w:firstColumn="0" w:lastColumn="0" w:oddVBand="0" w:evenVBand="0" w:oddHBand="0" w:evenHBand="0" w:firstRowFirstColumn="0" w:firstRowLastColumn="0" w:lastRowFirstColumn="0" w:lastRowLastColumn="0"/>
              <w:rPr>
                <w:sz w:val="24"/>
                <w:rtl/>
              </w:rPr>
            </w:pPr>
            <w:r w:rsidRPr="00BA1561">
              <w:rPr>
                <w:rFonts w:hint="cs"/>
                <w:sz w:val="24"/>
                <w:rtl/>
              </w:rPr>
              <w:t>4/11/1399</w:t>
            </w:r>
          </w:p>
        </w:tc>
      </w:tr>
      <w:tr w:rsidR="00A449BE" w14:paraId="339C3BA0"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015CC6B1" w14:textId="77777777" w:rsidR="00A449BE" w:rsidRDefault="00A449BE" w:rsidP="00C87A4D">
            <w:pPr>
              <w:pStyle w:val="ListParagraph"/>
              <w:numPr>
                <w:ilvl w:val="0"/>
                <w:numId w:val="35"/>
              </w:numPr>
              <w:bidi w:val="0"/>
              <w:ind w:left="0" w:right="-907"/>
              <w:jc w:val="center"/>
              <w:rPr>
                <w:rtl/>
              </w:rPr>
            </w:pPr>
          </w:p>
        </w:tc>
        <w:tc>
          <w:tcPr>
            <w:tcW w:w="709" w:type="dxa"/>
          </w:tcPr>
          <w:p w14:paraId="5F3F35A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16F9970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11</w:t>
            </w:r>
          </w:p>
        </w:tc>
        <w:tc>
          <w:tcPr>
            <w:tcW w:w="750" w:type="dxa"/>
          </w:tcPr>
          <w:p w14:paraId="0024445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هیچکدام</w:t>
            </w:r>
          </w:p>
        </w:tc>
        <w:tc>
          <w:tcPr>
            <w:tcW w:w="1161" w:type="dxa"/>
          </w:tcPr>
          <w:p w14:paraId="0A5F3C3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11</w:t>
            </w:r>
          </w:p>
        </w:tc>
        <w:tc>
          <w:tcPr>
            <w:tcW w:w="1161" w:type="dxa"/>
          </w:tcPr>
          <w:p w14:paraId="0295C5B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6CE435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1F9B9E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145D81F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625009F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1FE45F7E"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0BA8479D" w14:textId="77777777" w:rsidR="00A449BE" w:rsidRDefault="00A449BE" w:rsidP="00C87A4D">
            <w:pPr>
              <w:pStyle w:val="ListParagraph"/>
              <w:numPr>
                <w:ilvl w:val="0"/>
                <w:numId w:val="35"/>
              </w:numPr>
              <w:bidi w:val="0"/>
              <w:ind w:left="0" w:right="-907"/>
              <w:jc w:val="center"/>
              <w:rPr>
                <w:rtl/>
              </w:rPr>
            </w:pPr>
          </w:p>
        </w:tc>
        <w:tc>
          <w:tcPr>
            <w:tcW w:w="709" w:type="dxa"/>
          </w:tcPr>
          <w:p w14:paraId="51D0076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34B82108"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6</w:t>
            </w:r>
          </w:p>
        </w:tc>
        <w:tc>
          <w:tcPr>
            <w:tcW w:w="750" w:type="dxa"/>
          </w:tcPr>
          <w:p w14:paraId="16D7EF0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Pr>
            </w:pPr>
            <w:r w:rsidRPr="0033683D">
              <w:rPr>
                <w:rFonts w:hint="cs"/>
                <w:sz w:val="24"/>
                <w:rtl/>
              </w:rPr>
              <w:t>4</w:t>
            </w:r>
          </w:p>
        </w:tc>
        <w:tc>
          <w:tcPr>
            <w:tcW w:w="1161" w:type="dxa"/>
          </w:tcPr>
          <w:p w14:paraId="74F8843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CF58BD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6</w:t>
            </w:r>
          </w:p>
        </w:tc>
        <w:tc>
          <w:tcPr>
            <w:tcW w:w="1161" w:type="dxa"/>
          </w:tcPr>
          <w:p w14:paraId="7303CBF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3B3C5F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2BED12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7D6B7E9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235EF13A"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17302956" w14:textId="77777777" w:rsidR="00A449BE" w:rsidRDefault="00A449BE" w:rsidP="00C87A4D">
            <w:pPr>
              <w:pStyle w:val="ListParagraph"/>
              <w:numPr>
                <w:ilvl w:val="0"/>
                <w:numId w:val="35"/>
              </w:numPr>
              <w:bidi w:val="0"/>
              <w:ind w:left="0" w:right="-907"/>
              <w:jc w:val="center"/>
              <w:rPr>
                <w:rtl/>
              </w:rPr>
            </w:pPr>
          </w:p>
        </w:tc>
        <w:tc>
          <w:tcPr>
            <w:tcW w:w="709" w:type="dxa"/>
          </w:tcPr>
          <w:p w14:paraId="2DAE837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1AF5263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w:t>
            </w:r>
          </w:p>
        </w:tc>
        <w:tc>
          <w:tcPr>
            <w:tcW w:w="750" w:type="dxa"/>
          </w:tcPr>
          <w:p w14:paraId="49C7231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161" w:type="dxa"/>
          </w:tcPr>
          <w:p w14:paraId="7799AB1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D44FEE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3AF489D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w:t>
            </w:r>
          </w:p>
        </w:tc>
        <w:tc>
          <w:tcPr>
            <w:tcW w:w="1161" w:type="dxa"/>
          </w:tcPr>
          <w:p w14:paraId="5259ACD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549825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001AE8B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14230147"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0C5906C1" w14:textId="77777777" w:rsidR="00A449BE" w:rsidRDefault="00A449BE" w:rsidP="00C87A4D">
            <w:pPr>
              <w:pStyle w:val="ListParagraph"/>
              <w:numPr>
                <w:ilvl w:val="0"/>
                <w:numId w:val="35"/>
              </w:numPr>
              <w:bidi w:val="0"/>
              <w:ind w:left="0" w:right="-907"/>
              <w:jc w:val="center"/>
              <w:rPr>
                <w:rtl/>
              </w:rPr>
            </w:pPr>
          </w:p>
        </w:tc>
        <w:tc>
          <w:tcPr>
            <w:tcW w:w="709" w:type="dxa"/>
          </w:tcPr>
          <w:p w14:paraId="4E64E35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0F71860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8</w:t>
            </w:r>
          </w:p>
        </w:tc>
        <w:tc>
          <w:tcPr>
            <w:tcW w:w="750" w:type="dxa"/>
          </w:tcPr>
          <w:p w14:paraId="112F67B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1161" w:type="dxa"/>
          </w:tcPr>
          <w:p w14:paraId="62AB125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8</w:t>
            </w:r>
          </w:p>
        </w:tc>
        <w:tc>
          <w:tcPr>
            <w:tcW w:w="1161" w:type="dxa"/>
          </w:tcPr>
          <w:p w14:paraId="57EBE0F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0F22F8A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BAA78C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65E8877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24A2C9C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rsidRPr="00C30DE2" w14:paraId="33493E60"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1DF4C68E" w14:textId="77777777" w:rsidR="00A449BE" w:rsidRPr="00892B04" w:rsidRDefault="00A449BE" w:rsidP="00C87A4D">
            <w:pPr>
              <w:pStyle w:val="ListParagraph"/>
              <w:numPr>
                <w:ilvl w:val="0"/>
                <w:numId w:val="35"/>
              </w:numPr>
              <w:bidi w:val="0"/>
              <w:ind w:left="0" w:right="-907"/>
              <w:jc w:val="center"/>
              <w:rPr>
                <w:rtl/>
              </w:rPr>
            </w:pPr>
          </w:p>
        </w:tc>
        <w:tc>
          <w:tcPr>
            <w:tcW w:w="709" w:type="dxa"/>
          </w:tcPr>
          <w:p w14:paraId="5271ED2F"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636" w:type="dxa"/>
          </w:tcPr>
          <w:p w14:paraId="77A4F55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8</w:t>
            </w:r>
          </w:p>
        </w:tc>
        <w:tc>
          <w:tcPr>
            <w:tcW w:w="750" w:type="dxa"/>
          </w:tcPr>
          <w:p w14:paraId="0E661A6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1</w:t>
            </w:r>
            <w:r w:rsidRPr="0033683D">
              <w:rPr>
                <w:sz w:val="24"/>
              </w:rPr>
              <w:t xml:space="preserve">, </w:t>
            </w:r>
            <w:r w:rsidRPr="0033683D">
              <w:rPr>
                <w:rFonts w:hint="cs"/>
                <w:sz w:val="24"/>
                <w:rtl/>
              </w:rPr>
              <w:t>4</w:t>
            </w:r>
          </w:p>
        </w:tc>
        <w:tc>
          <w:tcPr>
            <w:tcW w:w="1161" w:type="dxa"/>
          </w:tcPr>
          <w:p w14:paraId="7E10841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AA74A0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ED0D8D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8</w:t>
            </w:r>
          </w:p>
        </w:tc>
        <w:tc>
          <w:tcPr>
            <w:tcW w:w="1161" w:type="dxa"/>
          </w:tcPr>
          <w:p w14:paraId="0D1AD30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91F364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1D71D6C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429BDE8E"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1BEAB78D" w14:textId="77777777" w:rsidR="00A449BE" w:rsidRDefault="00A449BE" w:rsidP="00C87A4D">
            <w:pPr>
              <w:pStyle w:val="ListParagraph"/>
              <w:numPr>
                <w:ilvl w:val="0"/>
                <w:numId w:val="35"/>
              </w:numPr>
              <w:bidi w:val="0"/>
              <w:ind w:left="0" w:right="-907"/>
              <w:jc w:val="center"/>
              <w:rPr>
                <w:rtl/>
              </w:rPr>
            </w:pPr>
          </w:p>
        </w:tc>
        <w:tc>
          <w:tcPr>
            <w:tcW w:w="709" w:type="dxa"/>
          </w:tcPr>
          <w:p w14:paraId="16906B6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3D75E7D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5</w:t>
            </w:r>
          </w:p>
        </w:tc>
        <w:tc>
          <w:tcPr>
            <w:tcW w:w="750" w:type="dxa"/>
          </w:tcPr>
          <w:p w14:paraId="6F4C52F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color w:val="92D050"/>
                <w:sz w:val="24"/>
                <w:rtl/>
              </w:rPr>
            </w:pPr>
            <w:r w:rsidRPr="0033683D">
              <w:rPr>
                <w:rFonts w:hint="cs"/>
                <w:sz w:val="24"/>
                <w:rtl/>
              </w:rPr>
              <w:t>4</w:t>
            </w:r>
          </w:p>
        </w:tc>
        <w:tc>
          <w:tcPr>
            <w:tcW w:w="1161" w:type="dxa"/>
          </w:tcPr>
          <w:p w14:paraId="5E178D1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88DAB8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5</w:t>
            </w:r>
          </w:p>
        </w:tc>
        <w:tc>
          <w:tcPr>
            <w:tcW w:w="1161" w:type="dxa"/>
          </w:tcPr>
          <w:p w14:paraId="7DF9A4D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D35CDA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441F821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07CF9BE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7B33CD0C"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70B5C2ED" w14:textId="77777777" w:rsidR="00A449BE" w:rsidRDefault="00A449BE" w:rsidP="00C87A4D">
            <w:pPr>
              <w:pStyle w:val="ListParagraph"/>
              <w:numPr>
                <w:ilvl w:val="0"/>
                <w:numId w:val="35"/>
              </w:numPr>
              <w:bidi w:val="0"/>
              <w:ind w:left="0" w:right="-907"/>
              <w:jc w:val="center"/>
              <w:rPr>
                <w:rtl/>
              </w:rPr>
            </w:pPr>
          </w:p>
        </w:tc>
        <w:tc>
          <w:tcPr>
            <w:tcW w:w="709" w:type="dxa"/>
          </w:tcPr>
          <w:p w14:paraId="0803FA0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1B9BC92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750" w:type="dxa"/>
          </w:tcPr>
          <w:p w14:paraId="42813C4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4</w:t>
            </w:r>
          </w:p>
        </w:tc>
        <w:tc>
          <w:tcPr>
            <w:tcW w:w="1161" w:type="dxa"/>
          </w:tcPr>
          <w:p w14:paraId="72F3535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BD092E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161" w:type="dxa"/>
          </w:tcPr>
          <w:p w14:paraId="0BA1B75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6042AD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78ECAC4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2A9A441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2A2ACBE2"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0D4E2E43" w14:textId="77777777" w:rsidR="00A449BE" w:rsidRDefault="00A449BE" w:rsidP="00C87A4D">
            <w:pPr>
              <w:pStyle w:val="ListParagraph"/>
              <w:numPr>
                <w:ilvl w:val="0"/>
                <w:numId w:val="35"/>
              </w:numPr>
              <w:bidi w:val="0"/>
              <w:ind w:left="0" w:right="-907"/>
              <w:jc w:val="center"/>
              <w:rPr>
                <w:rtl/>
              </w:rPr>
            </w:pPr>
          </w:p>
        </w:tc>
        <w:tc>
          <w:tcPr>
            <w:tcW w:w="709" w:type="dxa"/>
          </w:tcPr>
          <w:p w14:paraId="0B517F3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5089D6F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750" w:type="dxa"/>
          </w:tcPr>
          <w:p w14:paraId="5307A85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Pr>
            </w:pPr>
            <w:r w:rsidRPr="0033683D">
              <w:rPr>
                <w:rFonts w:hint="cs"/>
                <w:sz w:val="24"/>
                <w:rtl/>
              </w:rPr>
              <w:t>4</w:t>
            </w:r>
          </w:p>
        </w:tc>
        <w:tc>
          <w:tcPr>
            <w:tcW w:w="1161" w:type="dxa"/>
          </w:tcPr>
          <w:p w14:paraId="67D2658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0D8CD36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1161" w:type="dxa"/>
          </w:tcPr>
          <w:p w14:paraId="6E97634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0C83F2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D2AD8E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4FD1440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3D709ADD"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46DC57B2" w14:textId="77777777" w:rsidR="00A449BE" w:rsidRDefault="00A449BE" w:rsidP="00C87A4D">
            <w:pPr>
              <w:pStyle w:val="ListParagraph"/>
              <w:numPr>
                <w:ilvl w:val="0"/>
                <w:numId w:val="35"/>
              </w:numPr>
              <w:bidi w:val="0"/>
              <w:ind w:left="0" w:right="-907"/>
              <w:jc w:val="center"/>
              <w:rPr>
                <w:rtl/>
              </w:rPr>
            </w:pPr>
          </w:p>
        </w:tc>
        <w:tc>
          <w:tcPr>
            <w:tcW w:w="709" w:type="dxa"/>
          </w:tcPr>
          <w:p w14:paraId="0E1D232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636" w:type="dxa"/>
          </w:tcPr>
          <w:p w14:paraId="0EDA60B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6</w:t>
            </w:r>
          </w:p>
        </w:tc>
        <w:tc>
          <w:tcPr>
            <w:tcW w:w="750" w:type="dxa"/>
          </w:tcPr>
          <w:p w14:paraId="6ABC31C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7</w:t>
            </w:r>
          </w:p>
        </w:tc>
        <w:tc>
          <w:tcPr>
            <w:tcW w:w="1161" w:type="dxa"/>
          </w:tcPr>
          <w:p w14:paraId="50CD8F9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90A122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266756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FB1A13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C83984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6</w:t>
            </w:r>
          </w:p>
        </w:tc>
        <w:tc>
          <w:tcPr>
            <w:tcW w:w="1280" w:type="dxa"/>
          </w:tcPr>
          <w:p w14:paraId="3F766E4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7C627FCF"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23F1F5AA" w14:textId="77777777" w:rsidR="00A449BE" w:rsidRDefault="00A449BE" w:rsidP="00C87A4D">
            <w:pPr>
              <w:pStyle w:val="ListParagraph"/>
              <w:numPr>
                <w:ilvl w:val="0"/>
                <w:numId w:val="35"/>
              </w:numPr>
              <w:bidi w:val="0"/>
              <w:ind w:left="0" w:right="-907"/>
              <w:jc w:val="center"/>
              <w:rPr>
                <w:rtl/>
              </w:rPr>
            </w:pPr>
          </w:p>
        </w:tc>
        <w:tc>
          <w:tcPr>
            <w:tcW w:w="709" w:type="dxa"/>
          </w:tcPr>
          <w:p w14:paraId="146A4B6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636" w:type="dxa"/>
          </w:tcPr>
          <w:p w14:paraId="4CDAB32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750" w:type="dxa"/>
          </w:tcPr>
          <w:p w14:paraId="7D180D7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15</w:t>
            </w:r>
          </w:p>
        </w:tc>
        <w:tc>
          <w:tcPr>
            <w:tcW w:w="1161" w:type="dxa"/>
          </w:tcPr>
          <w:p w14:paraId="1EC8E1A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1B85744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9CB5D0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39BCB21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17088F9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1280" w:type="dxa"/>
          </w:tcPr>
          <w:p w14:paraId="3E7A7EE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b/>
                <w:bCs/>
                <w:sz w:val="24"/>
                <w:rtl/>
              </w:rPr>
            </w:pPr>
          </w:p>
        </w:tc>
      </w:tr>
      <w:tr w:rsidR="00A449BE" w14:paraId="6E41D796"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69CE34FD" w14:textId="77777777" w:rsidR="00A449BE" w:rsidRDefault="00A449BE" w:rsidP="00C87A4D">
            <w:pPr>
              <w:pStyle w:val="ListParagraph"/>
              <w:numPr>
                <w:ilvl w:val="0"/>
                <w:numId w:val="35"/>
              </w:numPr>
              <w:bidi w:val="0"/>
              <w:ind w:left="0" w:right="-907"/>
              <w:jc w:val="center"/>
              <w:rPr>
                <w:rtl/>
              </w:rPr>
            </w:pPr>
          </w:p>
        </w:tc>
        <w:tc>
          <w:tcPr>
            <w:tcW w:w="709" w:type="dxa"/>
          </w:tcPr>
          <w:p w14:paraId="26D3B37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636" w:type="dxa"/>
          </w:tcPr>
          <w:p w14:paraId="2297AE4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750" w:type="dxa"/>
          </w:tcPr>
          <w:p w14:paraId="3004899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10</w:t>
            </w:r>
            <w:r w:rsidRPr="0033683D">
              <w:rPr>
                <w:sz w:val="24"/>
              </w:rPr>
              <w:t xml:space="preserve">, </w:t>
            </w:r>
            <w:r w:rsidRPr="0033683D">
              <w:rPr>
                <w:rFonts w:hint="cs"/>
                <w:sz w:val="24"/>
                <w:rtl/>
              </w:rPr>
              <w:t>18</w:t>
            </w:r>
          </w:p>
        </w:tc>
        <w:tc>
          <w:tcPr>
            <w:tcW w:w="1161" w:type="dxa"/>
          </w:tcPr>
          <w:p w14:paraId="391E61F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DA1C00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150072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62F821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379E902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90D4CA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b/>
                <w:bCs/>
                <w:sz w:val="24"/>
                <w:rtl/>
              </w:rPr>
            </w:pPr>
            <w:r w:rsidRPr="0033683D">
              <w:rPr>
                <w:rFonts w:hint="cs"/>
                <w:sz w:val="24"/>
                <w:rtl/>
              </w:rPr>
              <w:t>2</w:t>
            </w:r>
          </w:p>
        </w:tc>
      </w:tr>
      <w:tr w:rsidR="00A449BE" w14:paraId="6432A71A"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6EF8958B" w14:textId="77777777" w:rsidR="00A449BE" w:rsidRDefault="00A449BE" w:rsidP="00C87A4D">
            <w:pPr>
              <w:pStyle w:val="ListParagraph"/>
              <w:numPr>
                <w:ilvl w:val="0"/>
                <w:numId w:val="35"/>
              </w:numPr>
              <w:bidi w:val="0"/>
              <w:ind w:left="0" w:right="-907"/>
              <w:jc w:val="center"/>
              <w:rPr>
                <w:rtl/>
              </w:rPr>
            </w:pPr>
          </w:p>
        </w:tc>
        <w:tc>
          <w:tcPr>
            <w:tcW w:w="709" w:type="dxa"/>
          </w:tcPr>
          <w:p w14:paraId="518DDFA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636" w:type="dxa"/>
          </w:tcPr>
          <w:p w14:paraId="4ACA8BC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0.5</w:t>
            </w:r>
          </w:p>
        </w:tc>
        <w:tc>
          <w:tcPr>
            <w:tcW w:w="750" w:type="dxa"/>
          </w:tcPr>
          <w:p w14:paraId="5761E16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10</w:t>
            </w:r>
          </w:p>
        </w:tc>
        <w:tc>
          <w:tcPr>
            <w:tcW w:w="1161" w:type="dxa"/>
          </w:tcPr>
          <w:p w14:paraId="61122E5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1189E48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211E098"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32E20C3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24FBBAD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683C165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b/>
                <w:bCs/>
                <w:sz w:val="24"/>
                <w:rtl/>
              </w:rPr>
            </w:pPr>
            <w:r w:rsidRPr="0033683D">
              <w:rPr>
                <w:rFonts w:hint="cs"/>
                <w:sz w:val="24"/>
                <w:rtl/>
              </w:rPr>
              <w:t>0.5</w:t>
            </w:r>
          </w:p>
        </w:tc>
      </w:tr>
      <w:tr w:rsidR="00A449BE" w14:paraId="13F5DCEF"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06418EEE" w14:textId="77777777" w:rsidR="00A449BE" w:rsidRDefault="00A449BE" w:rsidP="00C87A4D">
            <w:pPr>
              <w:pStyle w:val="ListParagraph"/>
              <w:numPr>
                <w:ilvl w:val="0"/>
                <w:numId w:val="35"/>
              </w:numPr>
              <w:bidi w:val="0"/>
              <w:ind w:left="0" w:right="-907"/>
              <w:jc w:val="center"/>
              <w:rPr>
                <w:rtl/>
              </w:rPr>
            </w:pPr>
          </w:p>
        </w:tc>
        <w:tc>
          <w:tcPr>
            <w:tcW w:w="709" w:type="dxa"/>
          </w:tcPr>
          <w:p w14:paraId="1C14E4F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5</w:t>
            </w:r>
          </w:p>
        </w:tc>
        <w:tc>
          <w:tcPr>
            <w:tcW w:w="636" w:type="dxa"/>
          </w:tcPr>
          <w:p w14:paraId="68A029B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750" w:type="dxa"/>
          </w:tcPr>
          <w:p w14:paraId="636D8A2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16</w:t>
            </w:r>
            <w:r w:rsidRPr="0033683D">
              <w:rPr>
                <w:sz w:val="24"/>
              </w:rPr>
              <w:t xml:space="preserve">, </w:t>
            </w:r>
            <w:r w:rsidRPr="0033683D">
              <w:rPr>
                <w:rFonts w:hint="cs"/>
                <w:sz w:val="24"/>
                <w:rtl/>
              </w:rPr>
              <w:t>25</w:t>
            </w:r>
          </w:p>
        </w:tc>
        <w:tc>
          <w:tcPr>
            <w:tcW w:w="1161" w:type="dxa"/>
          </w:tcPr>
          <w:p w14:paraId="7C5AD6B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3ECC3D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6D21C4F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38E9BA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0F6918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1280" w:type="dxa"/>
          </w:tcPr>
          <w:p w14:paraId="1E3936B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4D4A3BE6"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5A29825B" w14:textId="77777777" w:rsidR="00A449BE" w:rsidRDefault="00A449BE" w:rsidP="00C87A4D">
            <w:pPr>
              <w:pStyle w:val="ListParagraph"/>
              <w:numPr>
                <w:ilvl w:val="0"/>
                <w:numId w:val="35"/>
              </w:numPr>
              <w:bidi w:val="0"/>
              <w:ind w:left="0" w:right="-907"/>
              <w:jc w:val="center"/>
              <w:rPr>
                <w:rtl/>
              </w:rPr>
            </w:pPr>
          </w:p>
        </w:tc>
        <w:tc>
          <w:tcPr>
            <w:tcW w:w="709" w:type="dxa"/>
          </w:tcPr>
          <w:p w14:paraId="057ACC7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5</w:t>
            </w:r>
          </w:p>
        </w:tc>
        <w:tc>
          <w:tcPr>
            <w:tcW w:w="636" w:type="dxa"/>
          </w:tcPr>
          <w:p w14:paraId="530341F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0.5</w:t>
            </w:r>
          </w:p>
        </w:tc>
        <w:tc>
          <w:tcPr>
            <w:tcW w:w="750" w:type="dxa"/>
          </w:tcPr>
          <w:p w14:paraId="3F0715F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Pr>
            </w:pPr>
            <w:r w:rsidRPr="0033683D">
              <w:rPr>
                <w:rFonts w:hint="cs"/>
                <w:sz w:val="24"/>
                <w:rtl/>
              </w:rPr>
              <w:t>13</w:t>
            </w:r>
          </w:p>
        </w:tc>
        <w:tc>
          <w:tcPr>
            <w:tcW w:w="1161" w:type="dxa"/>
          </w:tcPr>
          <w:p w14:paraId="0DE2B87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DCC74B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37A774F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2E3FF13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6614B22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430260D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b/>
                <w:bCs/>
                <w:sz w:val="24"/>
                <w:rtl/>
              </w:rPr>
            </w:pPr>
            <w:r w:rsidRPr="0033683D">
              <w:rPr>
                <w:rFonts w:hint="cs"/>
                <w:sz w:val="24"/>
                <w:rtl/>
              </w:rPr>
              <w:t>0.5</w:t>
            </w:r>
          </w:p>
        </w:tc>
      </w:tr>
      <w:tr w:rsidR="00A449BE" w14:paraId="01EA2862"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33E8C2F1" w14:textId="77777777" w:rsidR="00A449BE" w:rsidRDefault="00A449BE" w:rsidP="00C87A4D">
            <w:pPr>
              <w:pStyle w:val="ListParagraph"/>
              <w:numPr>
                <w:ilvl w:val="0"/>
                <w:numId w:val="35"/>
              </w:numPr>
              <w:bidi w:val="0"/>
              <w:ind w:left="0" w:right="-907"/>
              <w:jc w:val="center"/>
              <w:rPr>
                <w:rtl/>
              </w:rPr>
            </w:pPr>
          </w:p>
        </w:tc>
        <w:tc>
          <w:tcPr>
            <w:tcW w:w="709" w:type="dxa"/>
          </w:tcPr>
          <w:p w14:paraId="038B6FF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4</w:t>
            </w:r>
          </w:p>
        </w:tc>
        <w:tc>
          <w:tcPr>
            <w:tcW w:w="636" w:type="dxa"/>
          </w:tcPr>
          <w:p w14:paraId="17533D7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750" w:type="dxa"/>
          </w:tcPr>
          <w:p w14:paraId="6F698C7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color w:val="00B0F0"/>
                <w:sz w:val="24"/>
                <w:rtl/>
              </w:rPr>
            </w:pPr>
            <w:r w:rsidRPr="0033683D">
              <w:rPr>
                <w:rFonts w:hint="cs"/>
                <w:sz w:val="24"/>
                <w:rtl/>
              </w:rPr>
              <w:t>1</w:t>
            </w:r>
            <w:r w:rsidRPr="0033683D">
              <w:rPr>
                <w:sz w:val="24"/>
              </w:rPr>
              <w:t xml:space="preserve">, </w:t>
            </w:r>
            <w:r w:rsidRPr="0033683D">
              <w:rPr>
                <w:rFonts w:hint="cs"/>
                <w:sz w:val="24"/>
                <w:rtl/>
              </w:rPr>
              <w:t>4</w:t>
            </w:r>
          </w:p>
        </w:tc>
        <w:tc>
          <w:tcPr>
            <w:tcW w:w="1161" w:type="dxa"/>
          </w:tcPr>
          <w:p w14:paraId="3F3E9EB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605B216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31D473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354281F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1280" w:type="dxa"/>
          </w:tcPr>
          <w:p w14:paraId="5380D14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0FE93D8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333514F8"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0F1BDDE5" w14:textId="77777777" w:rsidR="00A449BE" w:rsidRDefault="00A449BE" w:rsidP="00C87A4D">
            <w:pPr>
              <w:pStyle w:val="ListParagraph"/>
              <w:numPr>
                <w:ilvl w:val="0"/>
                <w:numId w:val="35"/>
              </w:numPr>
              <w:bidi w:val="0"/>
              <w:ind w:left="0" w:right="-907"/>
              <w:jc w:val="center"/>
              <w:rPr>
                <w:rtl/>
              </w:rPr>
            </w:pPr>
          </w:p>
        </w:tc>
        <w:tc>
          <w:tcPr>
            <w:tcW w:w="709" w:type="dxa"/>
          </w:tcPr>
          <w:p w14:paraId="3B1C46B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636" w:type="dxa"/>
          </w:tcPr>
          <w:p w14:paraId="46D12DD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750" w:type="dxa"/>
          </w:tcPr>
          <w:p w14:paraId="61D7C79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1161" w:type="dxa"/>
          </w:tcPr>
          <w:p w14:paraId="2E11318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4A5753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3A8F684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1161" w:type="dxa"/>
          </w:tcPr>
          <w:p w14:paraId="2AA0FBD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7CEAEF0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BDFC92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74F8207E"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1672373A" w14:textId="77777777" w:rsidR="00A449BE" w:rsidRDefault="00A449BE" w:rsidP="00C87A4D">
            <w:pPr>
              <w:pStyle w:val="ListParagraph"/>
              <w:numPr>
                <w:ilvl w:val="0"/>
                <w:numId w:val="35"/>
              </w:numPr>
              <w:bidi w:val="0"/>
              <w:ind w:left="0" w:right="-907"/>
              <w:jc w:val="center"/>
              <w:rPr>
                <w:rtl/>
              </w:rPr>
            </w:pPr>
          </w:p>
        </w:tc>
        <w:tc>
          <w:tcPr>
            <w:tcW w:w="709" w:type="dxa"/>
          </w:tcPr>
          <w:p w14:paraId="36BD6A5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w:t>
            </w:r>
          </w:p>
        </w:tc>
        <w:tc>
          <w:tcPr>
            <w:tcW w:w="636" w:type="dxa"/>
          </w:tcPr>
          <w:p w14:paraId="1BA53CE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10</w:t>
            </w:r>
          </w:p>
        </w:tc>
        <w:tc>
          <w:tcPr>
            <w:tcW w:w="750" w:type="dxa"/>
          </w:tcPr>
          <w:p w14:paraId="2D1E7E0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16</w:t>
            </w:r>
            <w:r w:rsidRPr="0033683D">
              <w:rPr>
                <w:sz w:val="24"/>
              </w:rPr>
              <w:t xml:space="preserve">, </w:t>
            </w:r>
            <w:r w:rsidRPr="0033683D">
              <w:rPr>
                <w:rFonts w:hint="cs"/>
                <w:sz w:val="24"/>
                <w:rtl/>
              </w:rPr>
              <w:t>34</w:t>
            </w:r>
          </w:p>
        </w:tc>
        <w:tc>
          <w:tcPr>
            <w:tcW w:w="1161" w:type="dxa"/>
          </w:tcPr>
          <w:p w14:paraId="05D6968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459C92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385DC2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15B332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10</w:t>
            </w:r>
          </w:p>
        </w:tc>
        <w:tc>
          <w:tcPr>
            <w:tcW w:w="1280" w:type="dxa"/>
          </w:tcPr>
          <w:p w14:paraId="32C67CD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03AF3E5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45C61E18"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6E037024" w14:textId="77777777" w:rsidR="00A449BE" w:rsidRDefault="00A449BE" w:rsidP="00C87A4D">
            <w:pPr>
              <w:pStyle w:val="ListParagraph"/>
              <w:numPr>
                <w:ilvl w:val="0"/>
                <w:numId w:val="35"/>
              </w:numPr>
              <w:bidi w:val="0"/>
              <w:ind w:left="0" w:right="-907"/>
              <w:jc w:val="center"/>
              <w:rPr>
                <w:rtl/>
              </w:rPr>
            </w:pPr>
          </w:p>
        </w:tc>
        <w:tc>
          <w:tcPr>
            <w:tcW w:w="709" w:type="dxa"/>
          </w:tcPr>
          <w:p w14:paraId="14F2045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636" w:type="dxa"/>
          </w:tcPr>
          <w:p w14:paraId="239D9A2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1.5</w:t>
            </w:r>
          </w:p>
        </w:tc>
        <w:tc>
          <w:tcPr>
            <w:tcW w:w="750" w:type="dxa"/>
          </w:tcPr>
          <w:p w14:paraId="702ECEF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17</w:t>
            </w:r>
          </w:p>
        </w:tc>
        <w:tc>
          <w:tcPr>
            <w:tcW w:w="1161" w:type="dxa"/>
          </w:tcPr>
          <w:p w14:paraId="4EC7821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56D5D55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4672F0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584A62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2CE78C0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1.5</w:t>
            </w:r>
          </w:p>
        </w:tc>
        <w:tc>
          <w:tcPr>
            <w:tcW w:w="1280" w:type="dxa"/>
          </w:tcPr>
          <w:p w14:paraId="49F48CB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65A60B88"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5C7D569C" w14:textId="77777777" w:rsidR="00A449BE" w:rsidRDefault="00A449BE" w:rsidP="00C87A4D">
            <w:pPr>
              <w:pStyle w:val="ListParagraph"/>
              <w:numPr>
                <w:ilvl w:val="0"/>
                <w:numId w:val="35"/>
              </w:numPr>
              <w:bidi w:val="0"/>
              <w:ind w:left="0" w:right="-907"/>
              <w:jc w:val="center"/>
              <w:rPr>
                <w:rtl/>
              </w:rPr>
            </w:pPr>
          </w:p>
        </w:tc>
        <w:tc>
          <w:tcPr>
            <w:tcW w:w="709" w:type="dxa"/>
          </w:tcPr>
          <w:p w14:paraId="4F707AF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292AE6FF"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2.5</w:t>
            </w:r>
          </w:p>
        </w:tc>
        <w:tc>
          <w:tcPr>
            <w:tcW w:w="750" w:type="dxa"/>
          </w:tcPr>
          <w:p w14:paraId="6DEC891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161" w:type="dxa"/>
          </w:tcPr>
          <w:p w14:paraId="265544D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303F29E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2.5</w:t>
            </w:r>
          </w:p>
        </w:tc>
        <w:tc>
          <w:tcPr>
            <w:tcW w:w="1161" w:type="dxa"/>
          </w:tcPr>
          <w:p w14:paraId="02373A1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BBB6C0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002C17D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369AA48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289D9B5E"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2E1555BF" w14:textId="77777777" w:rsidR="00A449BE" w:rsidRDefault="00A449BE" w:rsidP="00C87A4D">
            <w:pPr>
              <w:pStyle w:val="ListParagraph"/>
              <w:numPr>
                <w:ilvl w:val="0"/>
                <w:numId w:val="35"/>
              </w:numPr>
              <w:bidi w:val="0"/>
              <w:ind w:left="0" w:right="-907"/>
              <w:jc w:val="center"/>
              <w:rPr>
                <w:rtl/>
              </w:rPr>
            </w:pPr>
          </w:p>
        </w:tc>
        <w:tc>
          <w:tcPr>
            <w:tcW w:w="709" w:type="dxa"/>
          </w:tcPr>
          <w:p w14:paraId="0387451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7772993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750" w:type="dxa"/>
          </w:tcPr>
          <w:p w14:paraId="026C914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19</w:t>
            </w:r>
          </w:p>
        </w:tc>
        <w:tc>
          <w:tcPr>
            <w:tcW w:w="1161" w:type="dxa"/>
          </w:tcPr>
          <w:p w14:paraId="1A0CF5A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E37EFD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2F9E1F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1161" w:type="dxa"/>
          </w:tcPr>
          <w:p w14:paraId="075F14D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65AFD1A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250AC11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4CD94B0A"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415E3818" w14:textId="77777777" w:rsidR="00A449BE" w:rsidRDefault="00A449BE" w:rsidP="00C87A4D">
            <w:pPr>
              <w:pStyle w:val="ListParagraph"/>
              <w:numPr>
                <w:ilvl w:val="0"/>
                <w:numId w:val="35"/>
              </w:numPr>
              <w:bidi w:val="0"/>
              <w:ind w:left="0" w:right="-907"/>
              <w:jc w:val="center"/>
              <w:rPr>
                <w:rtl/>
              </w:rPr>
            </w:pPr>
          </w:p>
        </w:tc>
        <w:tc>
          <w:tcPr>
            <w:tcW w:w="709" w:type="dxa"/>
          </w:tcPr>
          <w:p w14:paraId="569ACD7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636" w:type="dxa"/>
          </w:tcPr>
          <w:p w14:paraId="0BC9BC9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5</w:t>
            </w:r>
          </w:p>
        </w:tc>
        <w:tc>
          <w:tcPr>
            <w:tcW w:w="750" w:type="dxa"/>
          </w:tcPr>
          <w:p w14:paraId="55544BE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38</w:t>
            </w:r>
          </w:p>
        </w:tc>
        <w:tc>
          <w:tcPr>
            <w:tcW w:w="1161" w:type="dxa"/>
          </w:tcPr>
          <w:p w14:paraId="1DF0204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01405D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3B30B0B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p>
        </w:tc>
        <w:tc>
          <w:tcPr>
            <w:tcW w:w="1161" w:type="dxa"/>
          </w:tcPr>
          <w:p w14:paraId="55F9463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5</w:t>
            </w:r>
          </w:p>
        </w:tc>
        <w:tc>
          <w:tcPr>
            <w:tcW w:w="1280" w:type="dxa"/>
          </w:tcPr>
          <w:p w14:paraId="5708442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732AD27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47725FBC"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4720ABCE" w14:textId="77777777" w:rsidR="00A449BE" w:rsidRDefault="00A449BE" w:rsidP="00C87A4D">
            <w:pPr>
              <w:pStyle w:val="ListParagraph"/>
              <w:numPr>
                <w:ilvl w:val="0"/>
                <w:numId w:val="35"/>
              </w:numPr>
              <w:bidi w:val="0"/>
              <w:ind w:left="0" w:right="-907"/>
              <w:jc w:val="center"/>
              <w:rPr>
                <w:rtl/>
              </w:rPr>
            </w:pPr>
          </w:p>
        </w:tc>
        <w:tc>
          <w:tcPr>
            <w:tcW w:w="709" w:type="dxa"/>
          </w:tcPr>
          <w:p w14:paraId="4B6BCA4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636" w:type="dxa"/>
          </w:tcPr>
          <w:p w14:paraId="013B50A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750" w:type="dxa"/>
          </w:tcPr>
          <w:p w14:paraId="5B92924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Pr>
            </w:pPr>
            <w:r w:rsidRPr="0033683D">
              <w:rPr>
                <w:rFonts w:hint="cs"/>
                <w:sz w:val="24"/>
                <w:rtl/>
              </w:rPr>
              <w:t>21</w:t>
            </w:r>
          </w:p>
        </w:tc>
        <w:tc>
          <w:tcPr>
            <w:tcW w:w="1161" w:type="dxa"/>
          </w:tcPr>
          <w:p w14:paraId="210285B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8CF725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962B02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A0B95C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97D476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1280" w:type="dxa"/>
          </w:tcPr>
          <w:p w14:paraId="362869D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720DB8F3"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09CF9354" w14:textId="77777777" w:rsidR="00A449BE" w:rsidRDefault="00A449BE" w:rsidP="00C87A4D">
            <w:pPr>
              <w:pStyle w:val="ListParagraph"/>
              <w:numPr>
                <w:ilvl w:val="0"/>
                <w:numId w:val="35"/>
              </w:numPr>
              <w:bidi w:val="0"/>
              <w:ind w:left="0" w:right="-907"/>
              <w:jc w:val="center"/>
              <w:rPr>
                <w:rtl/>
              </w:rPr>
            </w:pPr>
          </w:p>
        </w:tc>
        <w:tc>
          <w:tcPr>
            <w:tcW w:w="709" w:type="dxa"/>
          </w:tcPr>
          <w:p w14:paraId="7B53C3C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636" w:type="dxa"/>
          </w:tcPr>
          <w:p w14:paraId="578B517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w:t>
            </w:r>
          </w:p>
        </w:tc>
        <w:tc>
          <w:tcPr>
            <w:tcW w:w="750" w:type="dxa"/>
          </w:tcPr>
          <w:p w14:paraId="16C1DCF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r w:rsidRPr="0033683D">
              <w:rPr>
                <w:sz w:val="24"/>
              </w:rPr>
              <w:t xml:space="preserve">, </w:t>
            </w:r>
            <w:r w:rsidRPr="0033683D">
              <w:rPr>
                <w:rFonts w:hint="cs"/>
                <w:sz w:val="24"/>
                <w:rtl/>
              </w:rPr>
              <w:t>4</w:t>
            </w:r>
          </w:p>
        </w:tc>
        <w:tc>
          <w:tcPr>
            <w:tcW w:w="1161" w:type="dxa"/>
          </w:tcPr>
          <w:p w14:paraId="2645A35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897939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A0541DF"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6BCEF3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930E2D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w:t>
            </w:r>
          </w:p>
        </w:tc>
        <w:tc>
          <w:tcPr>
            <w:tcW w:w="1280" w:type="dxa"/>
          </w:tcPr>
          <w:p w14:paraId="437B739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5C664089"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137D275C" w14:textId="77777777" w:rsidR="00A449BE" w:rsidRDefault="00A449BE" w:rsidP="00C87A4D">
            <w:pPr>
              <w:pStyle w:val="ListParagraph"/>
              <w:numPr>
                <w:ilvl w:val="0"/>
                <w:numId w:val="35"/>
              </w:numPr>
              <w:bidi w:val="0"/>
              <w:ind w:left="0" w:right="-907"/>
              <w:jc w:val="center"/>
              <w:rPr>
                <w:rtl/>
              </w:rPr>
            </w:pPr>
          </w:p>
        </w:tc>
        <w:tc>
          <w:tcPr>
            <w:tcW w:w="709" w:type="dxa"/>
          </w:tcPr>
          <w:p w14:paraId="435BA93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636" w:type="dxa"/>
          </w:tcPr>
          <w:p w14:paraId="2E78B1E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750" w:type="dxa"/>
          </w:tcPr>
          <w:p w14:paraId="674DA07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1161" w:type="dxa"/>
          </w:tcPr>
          <w:p w14:paraId="2812D6BE"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5C5101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2408014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224D07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395F15E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1280" w:type="dxa"/>
          </w:tcPr>
          <w:p w14:paraId="0FD7947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39D6BE49"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59C6BC48" w14:textId="77777777" w:rsidR="00A449BE" w:rsidRDefault="00A449BE" w:rsidP="00C87A4D">
            <w:pPr>
              <w:pStyle w:val="ListParagraph"/>
              <w:numPr>
                <w:ilvl w:val="0"/>
                <w:numId w:val="35"/>
              </w:numPr>
              <w:bidi w:val="0"/>
              <w:ind w:left="0" w:right="-907"/>
              <w:jc w:val="center"/>
              <w:rPr>
                <w:rtl/>
              </w:rPr>
            </w:pPr>
          </w:p>
        </w:tc>
        <w:tc>
          <w:tcPr>
            <w:tcW w:w="709" w:type="dxa"/>
          </w:tcPr>
          <w:p w14:paraId="3832014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636" w:type="dxa"/>
          </w:tcPr>
          <w:p w14:paraId="7168DD6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5</w:t>
            </w:r>
          </w:p>
        </w:tc>
        <w:tc>
          <w:tcPr>
            <w:tcW w:w="750" w:type="dxa"/>
          </w:tcPr>
          <w:p w14:paraId="5F03CBD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4</w:t>
            </w:r>
          </w:p>
        </w:tc>
        <w:tc>
          <w:tcPr>
            <w:tcW w:w="1161" w:type="dxa"/>
          </w:tcPr>
          <w:p w14:paraId="2FAF826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B2B2D1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26EC77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5</w:t>
            </w:r>
          </w:p>
        </w:tc>
        <w:tc>
          <w:tcPr>
            <w:tcW w:w="1161" w:type="dxa"/>
          </w:tcPr>
          <w:p w14:paraId="2EE70BE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70C0776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22B2A0F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73521143"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7E4ECF15" w14:textId="77777777" w:rsidR="00A449BE" w:rsidRDefault="00A449BE" w:rsidP="00C87A4D">
            <w:pPr>
              <w:pStyle w:val="ListParagraph"/>
              <w:numPr>
                <w:ilvl w:val="0"/>
                <w:numId w:val="35"/>
              </w:numPr>
              <w:bidi w:val="0"/>
              <w:ind w:left="0" w:right="-907"/>
              <w:jc w:val="center"/>
              <w:rPr>
                <w:rtl/>
              </w:rPr>
            </w:pPr>
          </w:p>
        </w:tc>
        <w:tc>
          <w:tcPr>
            <w:tcW w:w="709" w:type="dxa"/>
          </w:tcPr>
          <w:p w14:paraId="306B4D4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636" w:type="dxa"/>
          </w:tcPr>
          <w:p w14:paraId="1F81090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750" w:type="dxa"/>
          </w:tcPr>
          <w:p w14:paraId="3444B9D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27</w:t>
            </w:r>
          </w:p>
        </w:tc>
        <w:tc>
          <w:tcPr>
            <w:tcW w:w="1161" w:type="dxa"/>
          </w:tcPr>
          <w:p w14:paraId="4B998A6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5C6048F8"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4DC35F8"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3F0F702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4E4EEBE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1280" w:type="dxa"/>
          </w:tcPr>
          <w:p w14:paraId="44BBCA7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3B638FCC"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2E6D2ABB" w14:textId="77777777" w:rsidR="00A449BE" w:rsidRDefault="00A449BE" w:rsidP="00C87A4D">
            <w:pPr>
              <w:pStyle w:val="ListParagraph"/>
              <w:numPr>
                <w:ilvl w:val="0"/>
                <w:numId w:val="35"/>
              </w:numPr>
              <w:bidi w:val="0"/>
              <w:ind w:left="0" w:right="-907"/>
              <w:jc w:val="center"/>
              <w:rPr>
                <w:rtl/>
              </w:rPr>
            </w:pPr>
          </w:p>
        </w:tc>
        <w:tc>
          <w:tcPr>
            <w:tcW w:w="709" w:type="dxa"/>
          </w:tcPr>
          <w:p w14:paraId="2D0D174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2</w:t>
            </w:r>
          </w:p>
        </w:tc>
        <w:tc>
          <w:tcPr>
            <w:tcW w:w="636" w:type="dxa"/>
          </w:tcPr>
          <w:p w14:paraId="6A430CB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750" w:type="dxa"/>
          </w:tcPr>
          <w:p w14:paraId="294B56A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7</w:t>
            </w:r>
            <w:r w:rsidRPr="0033683D">
              <w:rPr>
                <w:sz w:val="24"/>
              </w:rPr>
              <w:t xml:space="preserve">, </w:t>
            </w:r>
            <w:r w:rsidRPr="0033683D">
              <w:rPr>
                <w:rFonts w:hint="cs"/>
                <w:sz w:val="24"/>
                <w:rtl/>
              </w:rPr>
              <w:t>38</w:t>
            </w:r>
          </w:p>
        </w:tc>
        <w:tc>
          <w:tcPr>
            <w:tcW w:w="1161" w:type="dxa"/>
          </w:tcPr>
          <w:p w14:paraId="4A47B81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3C6DC3B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9F90A6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42111EF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280" w:type="dxa"/>
          </w:tcPr>
          <w:p w14:paraId="25DD7B6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3CD4664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5D9CB7D9"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75906A2F" w14:textId="77777777" w:rsidR="00A449BE" w:rsidRDefault="00A449BE" w:rsidP="00C87A4D">
            <w:pPr>
              <w:pStyle w:val="ListParagraph"/>
              <w:numPr>
                <w:ilvl w:val="0"/>
                <w:numId w:val="35"/>
              </w:numPr>
              <w:bidi w:val="0"/>
              <w:ind w:left="0" w:right="-907"/>
              <w:jc w:val="center"/>
              <w:rPr>
                <w:rtl/>
              </w:rPr>
            </w:pPr>
          </w:p>
        </w:tc>
        <w:tc>
          <w:tcPr>
            <w:tcW w:w="709" w:type="dxa"/>
          </w:tcPr>
          <w:p w14:paraId="40468E8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6DD78C4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750" w:type="dxa"/>
          </w:tcPr>
          <w:p w14:paraId="012CECC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27</w:t>
            </w:r>
          </w:p>
        </w:tc>
        <w:tc>
          <w:tcPr>
            <w:tcW w:w="1161" w:type="dxa"/>
          </w:tcPr>
          <w:p w14:paraId="3383C99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1D943A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706346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416236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1058C5D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1280" w:type="dxa"/>
          </w:tcPr>
          <w:p w14:paraId="38A99A9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7F48A538"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6045D89F" w14:textId="77777777" w:rsidR="00A449BE" w:rsidRDefault="00A449BE" w:rsidP="00C87A4D">
            <w:pPr>
              <w:pStyle w:val="ListParagraph"/>
              <w:numPr>
                <w:ilvl w:val="0"/>
                <w:numId w:val="35"/>
              </w:numPr>
              <w:bidi w:val="0"/>
              <w:ind w:left="0" w:right="-907"/>
              <w:jc w:val="center"/>
              <w:rPr>
                <w:rtl/>
              </w:rPr>
            </w:pPr>
          </w:p>
        </w:tc>
        <w:tc>
          <w:tcPr>
            <w:tcW w:w="709" w:type="dxa"/>
          </w:tcPr>
          <w:p w14:paraId="72942EF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39DAA67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750" w:type="dxa"/>
          </w:tcPr>
          <w:p w14:paraId="1430793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161" w:type="dxa"/>
          </w:tcPr>
          <w:p w14:paraId="22A650D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61778A7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1161" w:type="dxa"/>
          </w:tcPr>
          <w:p w14:paraId="4206D81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B9C7EF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5DBF7B55"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15EB4F2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4B1BB804"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20F74092" w14:textId="77777777" w:rsidR="00A449BE" w:rsidRDefault="00A449BE" w:rsidP="00C87A4D">
            <w:pPr>
              <w:pStyle w:val="ListParagraph"/>
              <w:numPr>
                <w:ilvl w:val="0"/>
                <w:numId w:val="35"/>
              </w:numPr>
              <w:bidi w:val="0"/>
              <w:ind w:left="0" w:right="-907"/>
              <w:jc w:val="center"/>
              <w:rPr>
                <w:rtl/>
              </w:rPr>
            </w:pPr>
          </w:p>
        </w:tc>
        <w:tc>
          <w:tcPr>
            <w:tcW w:w="709" w:type="dxa"/>
          </w:tcPr>
          <w:p w14:paraId="4874D1D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44A22248"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750" w:type="dxa"/>
          </w:tcPr>
          <w:p w14:paraId="1B09F87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28</w:t>
            </w:r>
          </w:p>
        </w:tc>
        <w:tc>
          <w:tcPr>
            <w:tcW w:w="1161" w:type="dxa"/>
          </w:tcPr>
          <w:p w14:paraId="688D3AE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0D18A12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04EC3A9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590039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30E6070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03A77AB9"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b/>
                <w:bCs/>
                <w:sz w:val="24"/>
                <w:rtl/>
              </w:rPr>
            </w:pPr>
            <w:r w:rsidRPr="0033683D">
              <w:rPr>
                <w:rFonts w:hint="cs"/>
                <w:sz w:val="24"/>
                <w:rtl/>
              </w:rPr>
              <w:t>4</w:t>
            </w:r>
          </w:p>
        </w:tc>
      </w:tr>
      <w:tr w:rsidR="00A449BE" w14:paraId="1A793B8F" w14:textId="77777777" w:rsidTr="00A449B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154" w:type="dxa"/>
          </w:tcPr>
          <w:p w14:paraId="016F3CC3" w14:textId="77777777" w:rsidR="00A449BE" w:rsidRDefault="00A449BE" w:rsidP="00C87A4D">
            <w:pPr>
              <w:pStyle w:val="ListParagraph"/>
              <w:numPr>
                <w:ilvl w:val="0"/>
                <w:numId w:val="35"/>
              </w:numPr>
              <w:bidi w:val="0"/>
              <w:ind w:left="0" w:right="-907"/>
              <w:jc w:val="center"/>
              <w:rPr>
                <w:rtl/>
              </w:rPr>
            </w:pPr>
          </w:p>
        </w:tc>
        <w:tc>
          <w:tcPr>
            <w:tcW w:w="709" w:type="dxa"/>
          </w:tcPr>
          <w:p w14:paraId="237AA70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3365CAF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750" w:type="dxa"/>
          </w:tcPr>
          <w:p w14:paraId="6328903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29</w:t>
            </w:r>
          </w:p>
        </w:tc>
        <w:tc>
          <w:tcPr>
            <w:tcW w:w="1161" w:type="dxa"/>
          </w:tcPr>
          <w:p w14:paraId="2631FA7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666387D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35F3BA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1161" w:type="dxa"/>
          </w:tcPr>
          <w:p w14:paraId="4780CC9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3334880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01544F7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734BFED3"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37EEA0B0" w14:textId="77777777" w:rsidR="00A449BE" w:rsidRDefault="00A449BE" w:rsidP="00C87A4D">
            <w:pPr>
              <w:pStyle w:val="ListParagraph"/>
              <w:numPr>
                <w:ilvl w:val="0"/>
                <w:numId w:val="35"/>
              </w:numPr>
              <w:bidi w:val="0"/>
              <w:ind w:left="0" w:right="-907"/>
              <w:jc w:val="center"/>
              <w:rPr>
                <w:rtl/>
              </w:rPr>
            </w:pPr>
          </w:p>
        </w:tc>
        <w:tc>
          <w:tcPr>
            <w:tcW w:w="709" w:type="dxa"/>
          </w:tcPr>
          <w:p w14:paraId="589746B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636" w:type="dxa"/>
          </w:tcPr>
          <w:p w14:paraId="3E8069E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750" w:type="dxa"/>
          </w:tcPr>
          <w:p w14:paraId="5F6C1FE1"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1161" w:type="dxa"/>
          </w:tcPr>
          <w:p w14:paraId="520FEDD4"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823B7D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1161" w:type="dxa"/>
          </w:tcPr>
          <w:p w14:paraId="1D511E3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4C0196D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7403EAE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556857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6FDE03C3"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457BCC81" w14:textId="77777777" w:rsidR="00A449BE" w:rsidRDefault="00A449BE" w:rsidP="00C87A4D">
            <w:pPr>
              <w:pStyle w:val="ListParagraph"/>
              <w:numPr>
                <w:ilvl w:val="0"/>
                <w:numId w:val="35"/>
              </w:numPr>
              <w:bidi w:val="0"/>
              <w:ind w:left="0" w:right="-907"/>
              <w:jc w:val="center"/>
              <w:rPr>
                <w:rtl/>
              </w:rPr>
            </w:pPr>
          </w:p>
        </w:tc>
        <w:tc>
          <w:tcPr>
            <w:tcW w:w="709" w:type="dxa"/>
          </w:tcPr>
          <w:p w14:paraId="3961416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636" w:type="dxa"/>
          </w:tcPr>
          <w:p w14:paraId="63173D1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8</w:t>
            </w:r>
          </w:p>
        </w:tc>
        <w:tc>
          <w:tcPr>
            <w:tcW w:w="750" w:type="dxa"/>
          </w:tcPr>
          <w:p w14:paraId="0D8FCDC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38</w:t>
            </w:r>
          </w:p>
        </w:tc>
        <w:tc>
          <w:tcPr>
            <w:tcW w:w="1161" w:type="dxa"/>
          </w:tcPr>
          <w:p w14:paraId="60D577F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86865E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5819E53F"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47C80D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8</w:t>
            </w:r>
          </w:p>
        </w:tc>
        <w:tc>
          <w:tcPr>
            <w:tcW w:w="1280" w:type="dxa"/>
          </w:tcPr>
          <w:p w14:paraId="6766D77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6F6424A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7F5F5651" w14:textId="77777777" w:rsidTr="00A449BE">
        <w:trPr>
          <w:trHeight w:val="219"/>
        </w:trPr>
        <w:tc>
          <w:tcPr>
            <w:cnfStyle w:val="001000000000" w:firstRow="0" w:lastRow="0" w:firstColumn="1" w:lastColumn="0" w:oddVBand="0" w:evenVBand="0" w:oddHBand="0" w:evenHBand="0" w:firstRowFirstColumn="0" w:firstRowLastColumn="0" w:lastRowFirstColumn="0" w:lastRowLastColumn="0"/>
            <w:tcW w:w="1154" w:type="dxa"/>
          </w:tcPr>
          <w:p w14:paraId="33433093" w14:textId="77777777" w:rsidR="00A449BE" w:rsidRDefault="00A449BE" w:rsidP="00C87A4D">
            <w:pPr>
              <w:pStyle w:val="ListParagraph"/>
              <w:numPr>
                <w:ilvl w:val="0"/>
                <w:numId w:val="35"/>
              </w:numPr>
              <w:bidi w:val="0"/>
              <w:ind w:left="0" w:right="-907"/>
              <w:jc w:val="center"/>
              <w:rPr>
                <w:rtl/>
              </w:rPr>
            </w:pPr>
          </w:p>
        </w:tc>
        <w:tc>
          <w:tcPr>
            <w:tcW w:w="709" w:type="dxa"/>
          </w:tcPr>
          <w:p w14:paraId="33AB3E1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5</w:t>
            </w:r>
          </w:p>
        </w:tc>
        <w:tc>
          <w:tcPr>
            <w:tcW w:w="636" w:type="dxa"/>
          </w:tcPr>
          <w:p w14:paraId="4B78AA4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7</w:t>
            </w:r>
          </w:p>
        </w:tc>
        <w:tc>
          <w:tcPr>
            <w:tcW w:w="750" w:type="dxa"/>
          </w:tcPr>
          <w:p w14:paraId="6F2A388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هیچکدام</w:t>
            </w:r>
          </w:p>
        </w:tc>
        <w:tc>
          <w:tcPr>
            <w:tcW w:w="1161" w:type="dxa"/>
          </w:tcPr>
          <w:p w14:paraId="41C80DE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7</w:t>
            </w:r>
          </w:p>
        </w:tc>
        <w:tc>
          <w:tcPr>
            <w:tcW w:w="1161" w:type="dxa"/>
          </w:tcPr>
          <w:p w14:paraId="32CA35D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1280CB5B"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2062FC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72630D2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5CFD602C"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0F339F35" w14:textId="77777777" w:rsidTr="00A449BE">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154" w:type="dxa"/>
          </w:tcPr>
          <w:p w14:paraId="077F5592" w14:textId="77777777" w:rsidR="00A449BE" w:rsidRDefault="00A449BE" w:rsidP="00C87A4D">
            <w:pPr>
              <w:pStyle w:val="ListParagraph"/>
              <w:numPr>
                <w:ilvl w:val="0"/>
                <w:numId w:val="35"/>
              </w:numPr>
              <w:bidi w:val="0"/>
              <w:ind w:left="0" w:right="-907"/>
              <w:jc w:val="center"/>
              <w:rPr>
                <w:rtl/>
              </w:rPr>
            </w:pPr>
          </w:p>
        </w:tc>
        <w:tc>
          <w:tcPr>
            <w:tcW w:w="709" w:type="dxa"/>
          </w:tcPr>
          <w:p w14:paraId="3B02642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636" w:type="dxa"/>
          </w:tcPr>
          <w:p w14:paraId="65C838A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c>
          <w:tcPr>
            <w:tcW w:w="750" w:type="dxa"/>
          </w:tcPr>
          <w:p w14:paraId="4D314EE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r w:rsidRPr="0033683D">
              <w:rPr>
                <w:sz w:val="24"/>
              </w:rPr>
              <w:t xml:space="preserve">, </w:t>
            </w:r>
            <w:r w:rsidRPr="0033683D">
              <w:rPr>
                <w:rFonts w:hint="cs"/>
                <w:sz w:val="24"/>
                <w:rtl/>
              </w:rPr>
              <w:t>26</w:t>
            </w:r>
          </w:p>
        </w:tc>
        <w:tc>
          <w:tcPr>
            <w:tcW w:w="1161" w:type="dxa"/>
          </w:tcPr>
          <w:p w14:paraId="77ABF82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B5B2DDC"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13FB0DF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1547E2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417940F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63BE1B8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4</w:t>
            </w:r>
          </w:p>
        </w:tc>
      </w:tr>
      <w:tr w:rsidR="00A449BE" w14:paraId="1BADCFF3" w14:textId="77777777" w:rsidTr="00A449BE">
        <w:trPr>
          <w:trHeight w:val="230"/>
        </w:trPr>
        <w:tc>
          <w:tcPr>
            <w:cnfStyle w:val="001000000000" w:firstRow="0" w:lastRow="0" w:firstColumn="1" w:lastColumn="0" w:oddVBand="0" w:evenVBand="0" w:oddHBand="0" w:evenHBand="0" w:firstRowFirstColumn="0" w:firstRowLastColumn="0" w:lastRowFirstColumn="0" w:lastRowLastColumn="0"/>
            <w:tcW w:w="1154" w:type="dxa"/>
          </w:tcPr>
          <w:p w14:paraId="4A6F6375" w14:textId="77777777" w:rsidR="00A449BE" w:rsidRDefault="00A449BE" w:rsidP="00C87A4D">
            <w:pPr>
              <w:pStyle w:val="ListParagraph"/>
              <w:numPr>
                <w:ilvl w:val="0"/>
                <w:numId w:val="35"/>
              </w:numPr>
              <w:bidi w:val="0"/>
              <w:ind w:left="0" w:right="-907"/>
              <w:jc w:val="center"/>
              <w:rPr>
                <w:rtl/>
              </w:rPr>
            </w:pPr>
          </w:p>
        </w:tc>
        <w:tc>
          <w:tcPr>
            <w:tcW w:w="709" w:type="dxa"/>
          </w:tcPr>
          <w:p w14:paraId="2E4769F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2</w:t>
            </w:r>
          </w:p>
        </w:tc>
        <w:tc>
          <w:tcPr>
            <w:tcW w:w="636" w:type="dxa"/>
          </w:tcPr>
          <w:p w14:paraId="04B979E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c>
          <w:tcPr>
            <w:tcW w:w="750" w:type="dxa"/>
          </w:tcPr>
          <w:p w14:paraId="5A877EB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r w:rsidRPr="0033683D">
              <w:rPr>
                <w:sz w:val="24"/>
              </w:rPr>
              <w:t>,</w:t>
            </w:r>
            <w:r w:rsidRPr="0033683D">
              <w:rPr>
                <w:rFonts w:hint="cs"/>
                <w:sz w:val="24"/>
                <w:rtl/>
              </w:rPr>
              <w:t xml:space="preserve">35 </w:t>
            </w:r>
          </w:p>
        </w:tc>
        <w:tc>
          <w:tcPr>
            <w:tcW w:w="1161" w:type="dxa"/>
          </w:tcPr>
          <w:p w14:paraId="1B14475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4016B7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58450B3"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7018E42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05F49EA2"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14765BD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3</w:t>
            </w:r>
          </w:p>
        </w:tc>
      </w:tr>
      <w:tr w:rsidR="00A449BE" w14:paraId="1AA9CF31" w14:textId="77777777" w:rsidTr="00A449BE">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154" w:type="dxa"/>
            <w:vAlign w:val="center"/>
          </w:tcPr>
          <w:p w14:paraId="760F6162" w14:textId="77777777" w:rsidR="00A449BE" w:rsidRDefault="00A449BE" w:rsidP="00C87A4D">
            <w:pPr>
              <w:bidi w:val="0"/>
              <w:ind w:right="-57"/>
              <w:jc w:val="center"/>
              <w:rPr>
                <w:rtl/>
              </w:rPr>
            </w:pPr>
            <w:r>
              <w:t>UC37</w:t>
            </w:r>
          </w:p>
        </w:tc>
        <w:tc>
          <w:tcPr>
            <w:tcW w:w="709" w:type="dxa"/>
          </w:tcPr>
          <w:p w14:paraId="4717F11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w:t>
            </w:r>
          </w:p>
        </w:tc>
        <w:tc>
          <w:tcPr>
            <w:tcW w:w="636" w:type="dxa"/>
          </w:tcPr>
          <w:p w14:paraId="7C88452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750" w:type="dxa"/>
          </w:tcPr>
          <w:p w14:paraId="12D12463"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هیچکدام</w:t>
            </w:r>
          </w:p>
        </w:tc>
        <w:tc>
          <w:tcPr>
            <w:tcW w:w="1161" w:type="dxa"/>
          </w:tcPr>
          <w:p w14:paraId="7C6DA754"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w:t>
            </w:r>
          </w:p>
        </w:tc>
        <w:tc>
          <w:tcPr>
            <w:tcW w:w="1161" w:type="dxa"/>
          </w:tcPr>
          <w:p w14:paraId="15B938A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7DBF314F"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AD3B151"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16462F98"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280" w:type="dxa"/>
          </w:tcPr>
          <w:p w14:paraId="1D9C926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r>
      <w:tr w:rsidR="00A449BE" w14:paraId="0F4A248C" w14:textId="77777777" w:rsidTr="00A449BE">
        <w:trPr>
          <w:trHeight w:val="226"/>
        </w:trPr>
        <w:tc>
          <w:tcPr>
            <w:cnfStyle w:val="001000000000" w:firstRow="0" w:lastRow="0" w:firstColumn="1" w:lastColumn="0" w:oddVBand="0" w:evenVBand="0" w:oddHBand="0" w:evenHBand="0" w:firstRowFirstColumn="0" w:firstRowLastColumn="0" w:lastRowFirstColumn="0" w:lastRowLastColumn="0"/>
            <w:tcW w:w="1154" w:type="dxa"/>
          </w:tcPr>
          <w:p w14:paraId="7F7E46BD" w14:textId="77777777" w:rsidR="00A449BE" w:rsidRDefault="00A449BE" w:rsidP="00C87A4D">
            <w:pPr>
              <w:bidi w:val="0"/>
              <w:ind w:right="-57"/>
              <w:jc w:val="center"/>
            </w:pPr>
            <w:r>
              <w:t>UC38</w:t>
            </w:r>
          </w:p>
        </w:tc>
        <w:tc>
          <w:tcPr>
            <w:tcW w:w="709" w:type="dxa"/>
          </w:tcPr>
          <w:p w14:paraId="2A6CCCDA"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w:t>
            </w:r>
          </w:p>
        </w:tc>
        <w:tc>
          <w:tcPr>
            <w:tcW w:w="636" w:type="dxa"/>
          </w:tcPr>
          <w:p w14:paraId="2AFB9B57"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15</w:t>
            </w:r>
          </w:p>
        </w:tc>
        <w:tc>
          <w:tcPr>
            <w:tcW w:w="750" w:type="dxa"/>
          </w:tcPr>
          <w:p w14:paraId="118331C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4</w:t>
            </w:r>
          </w:p>
        </w:tc>
        <w:tc>
          <w:tcPr>
            <w:tcW w:w="1161" w:type="dxa"/>
          </w:tcPr>
          <w:p w14:paraId="7119323F"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161" w:type="dxa"/>
          </w:tcPr>
          <w:p w14:paraId="6EA9995D"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8.5</w:t>
            </w:r>
          </w:p>
        </w:tc>
        <w:tc>
          <w:tcPr>
            <w:tcW w:w="1161" w:type="dxa"/>
          </w:tcPr>
          <w:p w14:paraId="7B6D760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r w:rsidRPr="0033683D">
              <w:rPr>
                <w:rFonts w:hint="cs"/>
                <w:sz w:val="24"/>
                <w:rtl/>
              </w:rPr>
              <w:t>6.5</w:t>
            </w:r>
          </w:p>
        </w:tc>
        <w:tc>
          <w:tcPr>
            <w:tcW w:w="1161" w:type="dxa"/>
          </w:tcPr>
          <w:p w14:paraId="3154C986"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1CC3E655"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c>
          <w:tcPr>
            <w:tcW w:w="1280" w:type="dxa"/>
          </w:tcPr>
          <w:p w14:paraId="22681DC0" w14:textId="77777777" w:rsidR="00A449BE" w:rsidRPr="0033683D" w:rsidRDefault="00A449BE" w:rsidP="00C87A4D">
            <w:pPr>
              <w:bidi w:val="0"/>
              <w:jc w:val="center"/>
              <w:cnfStyle w:val="000000000000" w:firstRow="0" w:lastRow="0" w:firstColumn="0" w:lastColumn="0" w:oddVBand="0" w:evenVBand="0" w:oddHBand="0" w:evenHBand="0" w:firstRowFirstColumn="0" w:firstRowLastColumn="0" w:lastRowFirstColumn="0" w:lastRowLastColumn="0"/>
              <w:rPr>
                <w:sz w:val="24"/>
                <w:rtl/>
              </w:rPr>
            </w:pPr>
          </w:p>
        </w:tc>
      </w:tr>
      <w:tr w:rsidR="00A449BE" w14:paraId="5FEDCF1E" w14:textId="77777777" w:rsidTr="00A449BE">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154" w:type="dxa"/>
          </w:tcPr>
          <w:p w14:paraId="2A68C183" w14:textId="77777777" w:rsidR="00A449BE" w:rsidRDefault="00A449BE" w:rsidP="00C87A4D">
            <w:pPr>
              <w:bidi w:val="0"/>
              <w:ind w:right="-57"/>
              <w:jc w:val="center"/>
              <w:rPr>
                <w:rtl/>
              </w:rPr>
            </w:pPr>
            <w:r>
              <w:rPr>
                <w:rFonts w:hint="cs"/>
                <w:rtl/>
              </w:rPr>
              <w:t>جمع تلاش‌ها</w:t>
            </w:r>
          </w:p>
        </w:tc>
        <w:tc>
          <w:tcPr>
            <w:tcW w:w="709" w:type="dxa"/>
          </w:tcPr>
          <w:p w14:paraId="0FD49057"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636" w:type="dxa"/>
          </w:tcPr>
          <w:p w14:paraId="68B21399"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Pr>
            </w:pPr>
            <w:r w:rsidRPr="0033683D">
              <w:rPr>
                <w:rFonts w:hint="cs"/>
                <w:sz w:val="24"/>
                <w:rtl/>
              </w:rPr>
              <w:t>156</w:t>
            </w:r>
          </w:p>
        </w:tc>
        <w:tc>
          <w:tcPr>
            <w:tcW w:w="750" w:type="dxa"/>
          </w:tcPr>
          <w:p w14:paraId="12A6C50D"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p>
        </w:tc>
        <w:tc>
          <w:tcPr>
            <w:tcW w:w="1161" w:type="dxa"/>
          </w:tcPr>
          <w:p w14:paraId="22E24FDA"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28</w:t>
            </w:r>
          </w:p>
        </w:tc>
        <w:tc>
          <w:tcPr>
            <w:tcW w:w="1161" w:type="dxa"/>
          </w:tcPr>
          <w:p w14:paraId="5F1E26A6"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30</w:t>
            </w:r>
          </w:p>
        </w:tc>
        <w:tc>
          <w:tcPr>
            <w:tcW w:w="1161" w:type="dxa"/>
          </w:tcPr>
          <w:p w14:paraId="22BDA0F2"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29.5</w:t>
            </w:r>
          </w:p>
        </w:tc>
        <w:tc>
          <w:tcPr>
            <w:tcW w:w="1161" w:type="dxa"/>
          </w:tcPr>
          <w:p w14:paraId="5FD43A4E"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29</w:t>
            </w:r>
          </w:p>
        </w:tc>
        <w:tc>
          <w:tcPr>
            <w:tcW w:w="1280" w:type="dxa"/>
          </w:tcPr>
          <w:p w14:paraId="6BCDACBB"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25.5</w:t>
            </w:r>
          </w:p>
        </w:tc>
        <w:tc>
          <w:tcPr>
            <w:tcW w:w="1280" w:type="dxa"/>
          </w:tcPr>
          <w:p w14:paraId="4C687F70" w14:textId="77777777" w:rsidR="00A449BE" w:rsidRPr="0033683D" w:rsidRDefault="00A449BE" w:rsidP="00C87A4D">
            <w:pPr>
              <w:bidi w:val="0"/>
              <w:jc w:val="center"/>
              <w:cnfStyle w:val="000000100000" w:firstRow="0" w:lastRow="0" w:firstColumn="0" w:lastColumn="0" w:oddVBand="0" w:evenVBand="0" w:oddHBand="1" w:evenHBand="0" w:firstRowFirstColumn="0" w:firstRowLastColumn="0" w:lastRowFirstColumn="0" w:lastRowLastColumn="0"/>
              <w:rPr>
                <w:sz w:val="24"/>
                <w:rtl/>
              </w:rPr>
            </w:pPr>
            <w:r w:rsidRPr="0033683D">
              <w:rPr>
                <w:rFonts w:hint="cs"/>
                <w:sz w:val="24"/>
                <w:rtl/>
              </w:rPr>
              <w:t>14</w:t>
            </w:r>
          </w:p>
        </w:tc>
      </w:tr>
    </w:tbl>
    <w:p w14:paraId="0695E3AE" w14:textId="77777777" w:rsidR="0043783D" w:rsidRPr="0043783D" w:rsidRDefault="0043783D" w:rsidP="0043783D">
      <w:pPr>
        <w:rPr>
          <w:rtl/>
        </w:rPr>
      </w:pPr>
    </w:p>
    <w:p w14:paraId="732D4224" w14:textId="6060B070" w:rsidR="0022127A" w:rsidRPr="0022127A" w:rsidRDefault="0022127A" w:rsidP="0022127A">
      <w:pPr>
        <w:pStyle w:val="Heading2"/>
        <w:numPr>
          <w:ilvl w:val="0"/>
          <w:numId w:val="33"/>
        </w:numPr>
        <w:rPr>
          <w:rtl/>
        </w:rPr>
      </w:pPr>
      <w:bookmarkStart w:id="60" w:name="_Toc59664241"/>
      <w:r>
        <w:rPr>
          <w:rFonts w:hint="cs"/>
          <w:rtl/>
        </w:rPr>
        <w:t>نمودار تعامل کنشگر-سیستم</w:t>
      </w:r>
      <w:bookmarkEnd w:id="60"/>
    </w:p>
    <w:p w14:paraId="7AB6AC01" w14:textId="77777777" w:rsidR="009774D1" w:rsidRPr="00867012" w:rsidRDefault="009774D1" w:rsidP="00867012">
      <w:pPr>
        <w:spacing w:line="360" w:lineRule="auto"/>
        <w:rPr>
          <w:sz w:val="24"/>
          <w:rtl/>
        </w:rPr>
      </w:pPr>
    </w:p>
    <w:p w14:paraId="7091DB3B" w14:textId="77777777" w:rsidR="00867012" w:rsidRDefault="00867012" w:rsidP="00867012">
      <w:pPr>
        <w:rPr>
          <w:rFonts w:cs="B Nazanin"/>
          <w:sz w:val="24"/>
          <w:rtl/>
        </w:rPr>
      </w:pPr>
    </w:p>
    <w:p w14:paraId="699145A8" w14:textId="77777777" w:rsidR="00867012" w:rsidRPr="00867012" w:rsidRDefault="00867012" w:rsidP="00867012">
      <w:pPr>
        <w:rPr>
          <w:rtl/>
        </w:rPr>
      </w:pPr>
    </w:p>
    <w:sectPr w:rsidR="00867012" w:rsidRPr="00867012" w:rsidSect="00847A24">
      <w:footerReference w:type="default" r:id="rId39"/>
      <w:footnotePr>
        <w:numRestart w:val="eachPage"/>
      </w:footnotePr>
      <w:pgSz w:w="11906" w:h="16838" w:code="9"/>
      <w:pgMar w:top="1440" w:right="1440" w:bottom="1440" w:left="1440" w:header="720" w:footer="720" w:gutter="0"/>
      <w:pgNumType w:start="1"/>
      <w:cols w:space="720"/>
      <w:bidi/>
      <w:rtlGutter/>
      <w:docGrid w:linePitch="360"/>
    </w:sectPr>
  </w:body>
</w:document>
</file>

<file path=word/customizations.xml><?xml version="1.0" encoding="utf-8"?>
<wne:tcg xmlns:r="http://schemas.openxmlformats.org/officeDocument/2006/relationships" xmlns:wne="http://schemas.microsoft.com/office/word/2006/wordml">
  <wne:keymaps>
    <wne:keymap wne:kcmPrimary="0220">
      <wne:wch wne:val="00002005"/>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51D2A" w14:textId="77777777" w:rsidR="00977C5D" w:rsidRDefault="00977C5D" w:rsidP="00223026">
      <w:pPr>
        <w:spacing w:after="0" w:line="240" w:lineRule="auto"/>
      </w:pPr>
      <w:r>
        <w:separator/>
      </w:r>
    </w:p>
  </w:endnote>
  <w:endnote w:type="continuationSeparator" w:id="0">
    <w:p w14:paraId="293AFB85" w14:textId="77777777" w:rsidR="00977C5D" w:rsidRDefault="00977C5D" w:rsidP="00223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Koodak">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Sina">
    <w:altName w:val="Cambria"/>
    <w:charset w:val="B2"/>
    <w:family w:val="auto"/>
    <w:pitch w:val="variable"/>
    <w:sig w:usb0="00002001"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8458226"/>
      <w:docPartObj>
        <w:docPartGallery w:val="Page Numbers (Bottom of Page)"/>
        <w:docPartUnique/>
      </w:docPartObj>
    </w:sdtPr>
    <w:sdtEndPr/>
    <w:sdtContent>
      <w:p w14:paraId="3DB667D8" w14:textId="77777777" w:rsidR="005C6FB1" w:rsidRDefault="005C6FB1">
        <w:pPr>
          <w:pStyle w:val="Footer"/>
          <w:jc w:val="center"/>
        </w:pPr>
        <w:r>
          <w:fldChar w:fldCharType="begin"/>
        </w:r>
        <w:r>
          <w:instrText xml:space="preserve"> PAGE   \* MERGEFORMAT </w:instrText>
        </w:r>
        <w:r>
          <w:fldChar w:fldCharType="separate"/>
        </w:r>
        <w:r>
          <w:rPr>
            <w:noProof/>
            <w:rtl/>
          </w:rPr>
          <w:t>3</w:t>
        </w:r>
        <w:r>
          <w:rPr>
            <w:noProof/>
          </w:rPr>
          <w:fldChar w:fldCharType="end"/>
        </w:r>
      </w:p>
    </w:sdtContent>
  </w:sdt>
  <w:p w14:paraId="19BAA901" w14:textId="77777777" w:rsidR="005C6FB1" w:rsidRPr="00223026" w:rsidRDefault="005C6FB1" w:rsidP="00223026">
    <w:pPr>
      <w:pStyle w:val="Footer"/>
      <w:bidi w:val="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F39EA" w14:textId="77777777" w:rsidR="00977C5D" w:rsidRDefault="00977C5D" w:rsidP="00223026">
      <w:pPr>
        <w:spacing w:after="0" w:line="240" w:lineRule="auto"/>
      </w:pPr>
      <w:r>
        <w:separator/>
      </w:r>
    </w:p>
  </w:footnote>
  <w:footnote w:type="continuationSeparator" w:id="0">
    <w:p w14:paraId="1AF99D21" w14:textId="77777777" w:rsidR="00977C5D" w:rsidRDefault="00977C5D" w:rsidP="00223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A12A2"/>
    <w:multiLevelType w:val="hybridMultilevel"/>
    <w:tmpl w:val="E76487AA"/>
    <w:lvl w:ilvl="0" w:tplc="233894FE">
      <w:start w:val="1"/>
      <w:numFmt w:val="bullet"/>
      <w:lvlText w:val=""/>
      <w:lvlJc w:val="left"/>
      <w:pPr>
        <w:ind w:left="720" w:hanging="360"/>
      </w:pPr>
      <w:rPr>
        <w:rFonts w:ascii="Wingdings" w:hAnsi="Wingdings" w:cs="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B7314"/>
    <w:multiLevelType w:val="multilevel"/>
    <w:tmpl w:val="C242D2D2"/>
    <w:lvl w:ilvl="0">
      <w:start w:val="1"/>
      <w:numFmt w:val="decimal"/>
      <w:lvlText w:val="%1 -"/>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760F6F"/>
    <w:multiLevelType w:val="hybridMultilevel"/>
    <w:tmpl w:val="674A09A4"/>
    <w:lvl w:ilvl="0" w:tplc="C888902C">
      <w:start w:val="1"/>
      <w:numFmt w:val="decimal"/>
      <w:suff w:val="space"/>
      <w:lvlText w:val="UC%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40828"/>
    <w:multiLevelType w:val="hybridMultilevel"/>
    <w:tmpl w:val="DB0ABFEC"/>
    <w:lvl w:ilvl="0" w:tplc="4162A71E">
      <w:start w:val="1"/>
      <w:numFmt w:val="decimal"/>
      <w:suff w:val="space"/>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D0FB6"/>
    <w:multiLevelType w:val="hybridMultilevel"/>
    <w:tmpl w:val="C29C6C1E"/>
    <w:lvl w:ilvl="0" w:tplc="233894FE">
      <w:start w:val="1"/>
      <w:numFmt w:val="bullet"/>
      <w:lvlText w:val=""/>
      <w:lvlJc w:val="left"/>
      <w:pPr>
        <w:ind w:left="720" w:hanging="360"/>
      </w:pPr>
      <w:rPr>
        <w:rFonts w:ascii="Wingdings" w:hAnsi="Wingdings" w:cs="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4ED0E20"/>
    <w:multiLevelType w:val="hybridMultilevel"/>
    <w:tmpl w:val="35127F7A"/>
    <w:lvl w:ilvl="0" w:tplc="04090005">
      <w:start w:val="1"/>
      <w:numFmt w:val="bullet"/>
      <w:lvlText w:val=""/>
      <w:lvlJc w:val="left"/>
      <w:pPr>
        <w:ind w:left="900" w:hanging="360"/>
      </w:pPr>
      <w:rPr>
        <w:rFonts w:ascii="Wingdings" w:hAnsi="Wingdings" w:cs="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6" w15:restartNumberingAfterBreak="0">
    <w:nsid w:val="16E15AC9"/>
    <w:multiLevelType w:val="hybridMultilevel"/>
    <w:tmpl w:val="472009A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50076A"/>
    <w:multiLevelType w:val="hybridMultilevel"/>
    <w:tmpl w:val="EC425D1A"/>
    <w:lvl w:ilvl="0" w:tplc="8A36BFAC">
      <w:start w:val="1"/>
      <w:numFmt w:val="decimal"/>
      <w:pStyle w:val="Heading3"/>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FF7B74"/>
    <w:multiLevelType w:val="hybridMultilevel"/>
    <w:tmpl w:val="87C4D6F8"/>
    <w:lvl w:ilvl="0" w:tplc="B888B348">
      <w:start w:val="1"/>
      <w:numFmt w:val="decimal"/>
      <w:suff w:val="space"/>
      <w:lvlText w:val="%1-4"/>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0476ED8"/>
    <w:multiLevelType w:val="hybridMultilevel"/>
    <w:tmpl w:val="6D84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83429"/>
    <w:multiLevelType w:val="hybridMultilevel"/>
    <w:tmpl w:val="C8447376"/>
    <w:lvl w:ilvl="0" w:tplc="E0666262">
      <w:start w:val="1"/>
      <w:numFmt w:val="decimal"/>
      <w:suff w:val="space"/>
      <w:lvlText w:val="%1-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7951E0"/>
    <w:multiLevelType w:val="hybridMultilevel"/>
    <w:tmpl w:val="7E04CBDC"/>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8DC4610"/>
    <w:multiLevelType w:val="hybridMultilevel"/>
    <w:tmpl w:val="14F8C070"/>
    <w:lvl w:ilvl="0" w:tplc="233894FE">
      <w:start w:val="1"/>
      <w:numFmt w:val="bullet"/>
      <w:lvlText w:val=""/>
      <w:lvlJc w:val="left"/>
      <w:pPr>
        <w:ind w:left="900" w:hanging="360"/>
      </w:pPr>
      <w:rPr>
        <w:rFonts w:ascii="Wingdings" w:hAnsi="Wingdings" w:cs="Wingdings"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13" w15:restartNumberingAfterBreak="0">
    <w:nsid w:val="2C003404"/>
    <w:multiLevelType w:val="multilevel"/>
    <w:tmpl w:val="94724496"/>
    <w:lvl w:ilvl="0">
      <w:start w:val="1"/>
      <w:numFmt w:val="decimal"/>
      <w:suff w:val="space"/>
      <w:lvlText w:val="R%1."/>
      <w:lvlJc w:val="left"/>
      <w:pPr>
        <w:ind w:left="525" w:hanging="525"/>
      </w:pPr>
      <w:rPr>
        <w:rFonts w:hint="default"/>
        <w:color w:val="000000" w:themeColor="text1"/>
      </w:rPr>
    </w:lvl>
    <w:lvl w:ilvl="1">
      <w:start w:val="1"/>
      <w:numFmt w:val="decimal"/>
      <w:suff w:val="space"/>
      <w:lvlText w:val="R%2.1"/>
      <w:lvlJc w:val="left"/>
      <w:pPr>
        <w:ind w:left="90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2F6F5E9A"/>
    <w:multiLevelType w:val="hybridMultilevel"/>
    <w:tmpl w:val="A4A26184"/>
    <w:lvl w:ilvl="0" w:tplc="04090005">
      <w:start w:val="1"/>
      <w:numFmt w:val="bullet"/>
      <w:lvlText w:val=""/>
      <w:lvlJc w:val="left"/>
      <w:pPr>
        <w:ind w:left="768" w:hanging="360"/>
      </w:pPr>
      <w:rPr>
        <w:rFonts w:ascii="Wingdings" w:hAnsi="Wingdings" w:cs="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1E0223C"/>
    <w:multiLevelType w:val="hybridMultilevel"/>
    <w:tmpl w:val="2A7EA410"/>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2150FC7"/>
    <w:multiLevelType w:val="hybridMultilevel"/>
    <w:tmpl w:val="2D72B426"/>
    <w:lvl w:ilvl="0" w:tplc="60E6EE58">
      <w:start w:val="3"/>
      <w:numFmt w:val="decimal"/>
      <w:lvlText w:val="%1 - "/>
      <w:lvlJc w:val="left"/>
      <w:pPr>
        <w:ind w:left="360" w:hanging="360"/>
      </w:pPr>
      <w:rPr>
        <w:rFonts w:hint="default"/>
      </w:rPr>
    </w:lvl>
    <w:lvl w:ilvl="1" w:tplc="B414F916">
      <w:start w:val="1"/>
      <w:numFmt w:val="decimal"/>
      <w:lvlText w:val="%2 - "/>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125B50"/>
    <w:multiLevelType w:val="hybridMultilevel"/>
    <w:tmpl w:val="1A162282"/>
    <w:lvl w:ilvl="0" w:tplc="250C987A">
      <w:start w:val="1"/>
      <w:numFmt w:val="decimal"/>
      <w:suff w:val="space"/>
      <w:lvlText w:val="%1-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88161DC"/>
    <w:multiLevelType w:val="hybridMultilevel"/>
    <w:tmpl w:val="4B627D22"/>
    <w:lvl w:ilvl="0" w:tplc="AF167470">
      <w:start w:val="1"/>
      <w:numFmt w:val="decimal"/>
      <w:suff w:val="space"/>
      <w:lvlText w:val="3-1-%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FC6EE3"/>
    <w:multiLevelType w:val="hybridMultilevel"/>
    <w:tmpl w:val="A2E8463C"/>
    <w:lvl w:ilvl="0" w:tplc="04090005">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363EB5"/>
    <w:multiLevelType w:val="hybridMultilevel"/>
    <w:tmpl w:val="69CAF5D4"/>
    <w:lvl w:ilvl="0" w:tplc="9912EB32">
      <w:start w:val="1"/>
      <w:numFmt w:val="decimalZero"/>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A02931"/>
    <w:multiLevelType w:val="hybridMultilevel"/>
    <w:tmpl w:val="EC5C2B74"/>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D652B"/>
    <w:multiLevelType w:val="multilevel"/>
    <w:tmpl w:val="9DCAC2E2"/>
    <w:lvl w:ilvl="0">
      <w:start w:val="1"/>
      <w:numFmt w:val="decimal"/>
      <w:lvlText w:val="R%1."/>
      <w:lvlJc w:val="left"/>
      <w:pPr>
        <w:ind w:left="525" w:hanging="525"/>
      </w:pPr>
      <w:rPr>
        <w:rFonts w:hint="default"/>
        <w:color w:val="000000" w:themeColor="text1"/>
      </w:rPr>
    </w:lvl>
    <w:lvl w:ilvl="1">
      <w:start w:val="1"/>
      <w:numFmt w:val="decimal"/>
      <w:lvlText w:val="R2.%2."/>
      <w:lvlJc w:val="left"/>
      <w:pPr>
        <w:ind w:left="90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4DA16D60"/>
    <w:multiLevelType w:val="hybridMultilevel"/>
    <w:tmpl w:val="853243C6"/>
    <w:lvl w:ilvl="0" w:tplc="60E6EE58">
      <w:start w:val="3"/>
      <w:numFmt w:val="decimal"/>
      <w:lvlText w:val="%1 - "/>
      <w:lvlJc w:val="left"/>
      <w:pPr>
        <w:ind w:left="360" w:hanging="360"/>
      </w:pPr>
      <w:rPr>
        <w:rFonts w:hint="default"/>
      </w:rPr>
    </w:lvl>
    <w:lvl w:ilvl="1" w:tplc="B414F916">
      <w:start w:val="1"/>
      <w:numFmt w:val="decimal"/>
      <w:lvlText w:val="%2 - "/>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F4D13B0"/>
    <w:multiLevelType w:val="hybridMultilevel"/>
    <w:tmpl w:val="1C74E28A"/>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9E5428"/>
    <w:multiLevelType w:val="hybridMultilevel"/>
    <w:tmpl w:val="40D479BC"/>
    <w:lvl w:ilvl="0" w:tplc="15A4A260">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7D2D79"/>
    <w:multiLevelType w:val="hybridMultilevel"/>
    <w:tmpl w:val="CD024DF2"/>
    <w:lvl w:ilvl="0" w:tplc="4DDC5D0A">
      <w:start w:val="1"/>
      <w:numFmt w:val="decimal"/>
      <w:suff w:val="space"/>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8572FD"/>
    <w:multiLevelType w:val="hybridMultilevel"/>
    <w:tmpl w:val="31EC7696"/>
    <w:lvl w:ilvl="0" w:tplc="233894FE">
      <w:start w:val="1"/>
      <w:numFmt w:val="bullet"/>
      <w:lvlText w:val=""/>
      <w:lvlJc w:val="left"/>
      <w:pPr>
        <w:ind w:left="360" w:hanging="360"/>
      </w:pPr>
      <w:rPr>
        <w:rFonts w:ascii="Wingdings" w:hAnsi="Wingdings" w:cs="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A314D90"/>
    <w:multiLevelType w:val="hybridMultilevel"/>
    <w:tmpl w:val="AAB69894"/>
    <w:lvl w:ilvl="0" w:tplc="E596356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AB66F5"/>
    <w:multiLevelType w:val="hybridMultilevel"/>
    <w:tmpl w:val="F4202D06"/>
    <w:lvl w:ilvl="0" w:tplc="8E9A2D44">
      <w:start w:val="1"/>
      <w:numFmt w:val="decimal"/>
      <w:suff w:val="space"/>
      <w:lvlText w:val="1-1-%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F743FAB"/>
    <w:multiLevelType w:val="hybridMultilevel"/>
    <w:tmpl w:val="8A8EE6FE"/>
    <w:lvl w:ilvl="0" w:tplc="04090005">
      <w:start w:val="1"/>
      <w:numFmt w:val="bullet"/>
      <w:lvlText w:val=""/>
      <w:lvlJc w:val="left"/>
      <w:pPr>
        <w:ind w:left="768" w:hanging="360"/>
      </w:pPr>
      <w:rPr>
        <w:rFonts w:ascii="Wingdings" w:hAnsi="Wingdings" w:cs="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1" w15:restartNumberingAfterBreak="0">
    <w:nsid w:val="62B204E9"/>
    <w:multiLevelType w:val="multilevel"/>
    <w:tmpl w:val="99420CCC"/>
    <w:lvl w:ilvl="0">
      <w:start w:val="1"/>
      <w:numFmt w:val="decimal"/>
      <w:lvlText w:val="R%1."/>
      <w:lvlJc w:val="left"/>
      <w:pPr>
        <w:ind w:left="525" w:hanging="525"/>
      </w:pPr>
      <w:rPr>
        <w:rFonts w:hint="default"/>
        <w:color w:val="000000" w:themeColor="text1"/>
      </w:rPr>
    </w:lvl>
    <w:lvl w:ilvl="1">
      <w:start w:val="1"/>
      <w:numFmt w:val="decimal"/>
      <w:lvlText w:val="R4.%2."/>
      <w:lvlJc w:val="left"/>
      <w:pPr>
        <w:ind w:left="90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66C6765E"/>
    <w:multiLevelType w:val="hybridMultilevel"/>
    <w:tmpl w:val="459E2DB6"/>
    <w:lvl w:ilvl="0" w:tplc="F8A802A2">
      <w:start w:val="1"/>
      <w:numFmt w:val="decimal"/>
      <w:suff w:val="space"/>
      <w:lvlText w:val="1-2-%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5C04A0"/>
    <w:multiLevelType w:val="hybridMultilevel"/>
    <w:tmpl w:val="E3DC20A2"/>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4" w15:restartNumberingAfterBreak="0">
    <w:nsid w:val="6E7A1E21"/>
    <w:multiLevelType w:val="hybridMultilevel"/>
    <w:tmpl w:val="1818AE9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DD4AD3"/>
    <w:multiLevelType w:val="multilevel"/>
    <w:tmpl w:val="036ECF0A"/>
    <w:lvl w:ilvl="0">
      <w:start w:val="1"/>
      <w:numFmt w:val="decimal"/>
      <w:lvlText w:val="R%1."/>
      <w:lvlJc w:val="left"/>
      <w:pPr>
        <w:ind w:left="525" w:hanging="525"/>
      </w:pPr>
      <w:rPr>
        <w:rFonts w:hint="default"/>
        <w:color w:val="000000" w:themeColor="text1"/>
      </w:rPr>
    </w:lvl>
    <w:lvl w:ilvl="1">
      <w:start w:val="1"/>
      <w:numFmt w:val="decimal"/>
      <w:lvlText w:val="R21.%2."/>
      <w:lvlJc w:val="left"/>
      <w:pPr>
        <w:ind w:left="90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74523749"/>
    <w:multiLevelType w:val="hybridMultilevel"/>
    <w:tmpl w:val="FF168A12"/>
    <w:lvl w:ilvl="0" w:tplc="B414F916">
      <w:start w:val="1"/>
      <w:numFmt w:val="decimal"/>
      <w:lvlText w:val="%1 - "/>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7B93423"/>
    <w:multiLevelType w:val="multilevel"/>
    <w:tmpl w:val="E3B4EE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9F75B36"/>
    <w:multiLevelType w:val="hybridMultilevel"/>
    <w:tmpl w:val="DB82A64C"/>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12"/>
  </w:num>
  <w:num w:numId="4">
    <w:abstractNumId w:val="5"/>
  </w:num>
  <w:num w:numId="5">
    <w:abstractNumId w:val="11"/>
  </w:num>
  <w:num w:numId="6">
    <w:abstractNumId w:val="31"/>
  </w:num>
  <w:num w:numId="7">
    <w:abstractNumId w:val="6"/>
  </w:num>
  <w:num w:numId="8">
    <w:abstractNumId w:val="15"/>
  </w:num>
  <w:num w:numId="9">
    <w:abstractNumId w:val="1"/>
  </w:num>
  <w:num w:numId="10">
    <w:abstractNumId w:val="34"/>
  </w:num>
  <w:num w:numId="11">
    <w:abstractNumId w:val="24"/>
  </w:num>
  <w:num w:numId="12">
    <w:abstractNumId w:val="38"/>
  </w:num>
  <w:num w:numId="13">
    <w:abstractNumId w:val="30"/>
  </w:num>
  <w:num w:numId="14">
    <w:abstractNumId w:val="21"/>
  </w:num>
  <w:num w:numId="15">
    <w:abstractNumId w:val="14"/>
  </w:num>
  <w:num w:numId="16">
    <w:abstractNumId w:val="19"/>
  </w:num>
  <w:num w:numId="17">
    <w:abstractNumId w:val="35"/>
  </w:num>
  <w:num w:numId="18">
    <w:abstractNumId w:val="22"/>
  </w:num>
  <w:num w:numId="19">
    <w:abstractNumId w:val="0"/>
  </w:num>
  <w:num w:numId="20">
    <w:abstractNumId w:val="36"/>
  </w:num>
  <w:num w:numId="21">
    <w:abstractNumId w:val="23"/>
  </w:num>
  <w:num w:numId="22">
    <w:abstractNumId w:val="16"/>
  </w:num>
  <w:num w:numId="23">
    <w:abstractNumId w:val="4"/>
  </w:num>
  <w:num w:numId="24">
    <w:abstractNumId w:val="3"/>
  </w:num>
  <w:num w:numId="25">
    <w:abstractNumId w:val="32"/>
  </w:num>
  <w:num w:numId="26">
    <w:abstractNumId w:val="37"/>
  </w:num>
  <w:num w:numId="27">
    <w:abstractNumId w:val="10"/>
  </w:num>
  <w:num w:numId="28">
    <w:abstractNumId w:val="17"/>
  </w:num>
  <w:num w:numId="29">
    <w:abstractNumId w:val="18"/>
  </w:num>
  <w:num w:numId="30">
    <w:abstractNumId w:val="29"/>
  </w:num>
  <w:num w:numId="31">
    <w:abstractNumId w:val="28"/>
  </w:num>
  <w:num w:numId="32">
    <w:abstractNumId w:val="26"/>
  </w:num>
  <w:num w:numId="33">
    <w:abstractNumId w:val="8"/>
  </w:num>
  <w:num w:numId="34">
    <w:abstractNumId w:val="2"/>
  </w:num>
  <w:num w:numId="35">
    <w:abstractNumId w:val="20"/>
  </w:num>
  <w:num w:numId="36">
    <w:abstractNumId w:val="29"/>
    <w:lvlOverride w:ilvl="0">
      <w:startOverride w:val="1"/>
    </w:lvlOverride>
  </w:num>
  <w:num w:numId="37">
    <w:abstractNumId w:val="7"/>
  </w:num>
  <w:num w:numId="38">
    <w:abstractNumId w:val="25"/>
  </w:num>
  <w:num w:numId="39">
    <w:abstractNumId w:val="9"/>
  </w:num>
  <w:num w:numId="40">
    <w:abstractNumId w:val="27"/>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dra hakim">
    <w15:presenceInfo w15:providerId="Windows Live" w15:userId="7de557361ec138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00"/>
  <w:displayHorizont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026"/>
    <w:rsid w:val="00004A30"/>
    <w:rsid w:val="00007290"/>
    <w:rsid w:val="0001027E"/>
    <w:rsid w:val="000106CF"/>
    <w:rsid w:val="00014E33"/>
    <w:rsid w:val="00015023"/>
    <w:rsid w:val="0001635F"/>
    <w:rsid w:val="00020242"/>
    <w:rsid w:val="0002063C"/>
    <w:rsid w:val="00021749"/>
    <w:rsid w:val="00021B4E"/>
    <w:rsid w:val="00022C0A"/>
    <w:rsid w:val="00022DB8"/>
    <w:rsid w:val="00024A90"/>
    <w:rsid w:val="00024E8B"/>
    <w:rsid w:val="00026C65"/>
    <w:rsid w:val="0003126A"/>
    <w:rsid w:val="00032364"/>
    <w:rsid w:val="000323D2"/>
    <w:rsid w:val="00032D1B"/>
    <w:rsid w:val="0003444B"/>
    <w:rsid w:val="0004096C"/>
    <w:rsid w:val="0004245B"/>
    <w:rsid w:val="0004288C"/>
    <w:rsid w:val="00044956"/>
    <w:rsid w:val="00045C44"/>
    <w:rsid w:val="000501D0"/>
    <w:rsid w:val="00053A36"/>
    <w:rsid w:val="000555A2"/>
    <w:rsid w:val="000576FE"/>
    <w:rsid w:val="00060751"/>
    <w:rsid w:val="000611B1"/>
    <w:rsid w:val="00064A5F"/>
    <w:rsid w:val="00064C81"/>
    <w:rsid w:val="00065739"/>
    <w:rsid w:val="00066076"/>
    <w:rsid w:val="00066173"/>
    <w:rsid w:val="00066657"/>
    <w:rsid w:val="00067647"/>
    <w:rsid w:val="00081D38"/>
    <w:rsid w:val="000842F6"/>
    <w:rsid w:val="00086ACC"/>
    <w:rsid w:val="000904C7"/>
    <w:rsid w:val="00092AAD"/>
    <w:rsid w:val="00094096"/>
    <w:rsid w:val="000946CE"/>
    <w:rsid w:val="0009604D"/>
    <w:rsid w:val="000976FC"/>
    <w:rsid w:val="000977CE"/>
    <w:rsid w:val="000A07A8"/>
    <w:rsid w:val="000A1EA8"/>
    <w:rsid w:val="000B2AAA"/>
    <w:rsid w:val="000B2D80"/>
    <w:rsid w:val="000B3FBD"/>
    <w:rsid w:val="000B5400"/>
    <w:rsid w:val="000B5516"/>
    <w:rsid w:val="000B5A43"/>
    <w:rsid w:val="000B6BE5"/>
    <w:rsid w:val="000B6C76"/>
    <w:rsid w:val="000B79AC"/>
    <w:rsid w:val="000C0508"/>
    <w:rsid w:val="000C0FC1"/>
    <w:rsid w:val="000C1ABA"/>
    <w:rsid w:val="000C24C4"/>
    <w:rsid w:val="000C35D0"/>
    <w:rsid w:val="000C3C6D"/>
    <w:rsid w:val="000C44C5"/>
    <w:rsid w:val="000C48DB"/>
    <w:rsid w:val="000D3EC5"/>
    <w:rsid w:val="000D7C26"/>
    <w:rsid w:val="000D7E81"/>
    <w:rsid w:val="000E0F8D"/>
    <w:rsid w:val="000E216A"/>
    <w:rsid w:val="000E22AC"/>
    <w:rsid w:val="000E244E"/>
    <w:rsid w:val="000E64F1"/>
    <w:rsid w:val="000E70AD"/>
    <w:rsid w:val="000F10DF"/>
    <w:rsid w:val="000F3D64"/>
    <w:rsid w:val="000F492E"/>
    <w:rsid w:val="000F7DDA"/>
    <w:rsid w:val="00100657"/>
    <w:rsid w:val="00100FFD"/>
    <w:rsid w:val="00101039"/>
    <w:rsid w:val="00102D21"/>
    <w:rsid w:val="00104F6F"/>
    <w:rsid w:val="00105EED"/>
    <w:rsid w:val="0010659D"/>
    <w:rsid w:val="00107532"/>
    <w:rsid w:val="00107796"/>
    <w:rsid w:val="0011593B"/>
    <w:rsid w:val="00115B51"/>
    <w:rsid w:val="0011674A"/>
    <w:rsid w:val="00116C18"/>
    <w:rsid w:val="001208A8"/>
    <w:rsid w:val="00120B4A"/>
    <w:rsid w:val="001219C1"/>
    <w:rsid w:val="001220BC"/>
    <w:rsid w:val="00127E9C"/>
    <w:rsid w:val="00130122"/>
    <w:rsid w:val="0013096A"/>
    <w:rsid w:val="00130F9B"/>
    <w:rsid w:val="001312AF"/>
    <w:rsid w:val="0013580E"/>
    <w:rsid w:val="0013635E"/>
    <w:rsid w:val="0013665D"/>
    <w:rsid w:val="001446AC"/>
    <w:rsid w:val="00146B14"/>
    <w:rsid w:val="00147AF5"/>
    <w:rsid w:val="00154CE2"/>
    <w:rsid w:val="00160573"/>
    <w:rsid w:val="001614DC"/>
    <w:rsid w:val="001619A9"/>
    <w:rsid w:val="00161DCF"/>
    <w:rsid w:val="00162BCC"/>
    <w:rsid w:val="00163EAD"/>
    <w:rsid w:val="00165A3A"/>
    <w:rsid w:val="00166970"/>
    <w:rsid w:val="00173505"/>
    <w:rsid w:val="001747FF"/>
    <w:rsid w:val="0017661D"/>
    <w:rsid w:val="00176A19"/>
    <w:rsid w:val="00176D94"/>
    <w:rsid w:val="00186270"/>
    <w:rsid w:val="0019109E"/>
    <w:rsid w:val="00195514"/>
    <w:rsid w:val="001966A2"/>
    <w:rsid w:val="00197094"/>
    <w:rsid w:val="00197ACC"/>
    <w:rsid w:val="001A1EF7"/>
    <w:rsid w:val="001A480D"/>
    <w:rsid w:val="001A5D87"/>
    <w:rsid w:val="001A7744"/>
    <w:rsid w:val="001B01D4"/>
    <w:rsid w:val="001B071B"/>
    <w:rsid w:val="001B3C34"/>
    <w:rsid w:val="001C4BC8"/>
    <w:rsid w:val="001C4D18"/>
    <w:rsid w:val="001C5804"/>
    <w:rsid w:val="001C5A4C"/>
    <w:rsid w:val="001C7F1D"/>
    <w:rsid w:val="001D1232"/>
    <w:rsid w:val="001D3A02"/>
    <w:rsid w:val="001D51FF"/>
    <w:rsid w:val="001D567F"/>
    <w:rsid w:val="001D77C4"/>
    <w:rsid w:val="001E1AB3"/>
    <w:rsid w:val="001E1E47"/>
    <w:rsid w:val="001E258E"/>
    <w:rsid w:val="001E27B4"/>
    <w:rsid w:val="001F153E"/>
    <w:rsid w:val="001F4BB5"/>
    <w:rsid w:val="00200820"/>
    <w:rsid w:val="002018EF"/>
    <w:rsid w:val="0020378F"/>
    <w:rsid w:val="00203860"/>
    <w:rsid w:val="00204638"/>
    <w:rsid w:val="002046F3"/>
    <w:rsid w:val="00205CDA"/>
    <w:rsid w:val="00206E8F"/>
    <w:rsid w:val="002110BB"/>
    <w:rsid w:val="002157D9"/>
    <w:rsid w:val="002158E2"/>
    <w:rsid w:val="00220E00"/>
    <w:rsid w:val="0022127A"/>
    <w:rsid w:val="00222C0C"/>
    <w:rsid w:val="00222D6F"/>
    <w:rsid w:val="00223026"/>
    <w:rsid w:val="002260FB"/>
    <w:rsid w:val="00227735"/>
    <w:rsid w:val="002320FA"/>
    <w:rsid w:val="00233AE2"/>
    <w:rsid w:val="0023666B"/>
    <w:rsid w:val="002375F2"/>
    <w:rsid w:val="00240F06"/>
    <w:rsid w:val="00243B88"/>
    <w:rsid w:val="00245116"/>
    <w:rsid w:val="00245D16"/>
    <w:rsid w:val="00245DCA"/>
    <w:rsid w:val="00247EAA"/>
    <w:rsid w:val="00251DB8"/>
    <w:rsid w:val="00251DFD"/>
    <w:rsid w:val="00254007"/>
    <w:rsid w:val="002556D3"/>
    <w:rsid w:val="0025616C"/>
    <w:rsid w:val="00256DD9"/>
    <w:rsid w:val="00264762"/>
    <w:rsid w:val="002656A8"/>
    <w:rsid w:val="00265745"/>
    <w:rsid w:val="00270975"/>
    <w:rsid w:val="00271A0C"/>
    <w:rsid w:val="00271AD2"/>
    <w:rsid w:val="00272BB3"/>
    <w:rsid w:val="00272E9B"/>
    <w:rsid w:val="00273E78"/>
    <w:rsid w:val="0027403E"/>
    <w:rsid w:val="002A11A6"/>
    <w:rsid w:val="002A1B0A"/>
    <w:rsid w:val="002A29F5"/>
    <w:rsid w:val="002A2E06"/>
    <w:rsid w:val="002A3BFF"/>
    <w:rsid w:val="002A3E1F"/>
    <w:rsid w:val="002A46E1"/>
    <w:rsid w:val="002A7156"/>
    <w:rsid w:val="002A73A7"/>
    <w:rsid w:val="002B3F73"/>
    <w:rsid w:val="002B4DF0"/>
    <w:rsid w:val="002B6857"/>
    <w:rsid w:val="002B726F"/>
    <w:rsid w:val="002C0A91"/>
    <w:rsid w:val="002C2779"/>
    <w:rsid w:val="002C4177"/>
    <w:rsid w:val="002C4CBB"/>
    <w:rsid w:val="002C68EE"/>
    <w:rsid w:val="002D2C4D"/>
    <w:rsid w:val="002D4830"/>
    <w:rsid w:val="002D518A"/>
    <w:rsid w:val="002D5A3F"/>
    <w:rsid w:val="002D6554"/>
    <w:rsid w:val="002D7617"/>
    <w:rsid w:val="002E57E0"/>
    <w:rsid w:val="002E7EE0"/>
    <w:rsid w:val="002F151B"/>
    <w:rsid w:val="002F3E14"/>
    <w:rsid w:val="002F4B8F"/>
    <w:rsid w:val="002F7B00"/>
    <w:rsid w:val="003026F8"/>
    <w:rsid w:val="00302F63"/>
    <w:rsid w:val="00306103"/>
    <w:rsid w:val="00310E17"/>
    <w:rsid w:val="003110DA"/>
    <w:rsid w:val="003147DA"/>
    <w:rsid w:val="0031520D"/>
    <w:rsid w:val="003162A6"/>
    <w:rsid w:val="003167E3"/>
    <w:rsid w:val="003208DA"/>
    <w:rsid w:val="0032175E"/>
    <w:rsid w:val="00321DD2"/>
    <w:rsid w:val="0032259A"/>
    <w:rsid w:val="00325D98"/>
    <w:rsid w:val="0032612C"/>
    <w:rsid w:val="00326A7B"/>
    <w:rsid w:val="00327B90"/>
    <w:rsid w:val="003323A9"/>
    <w:rsid w:val="00333B93"/>
    <w:rsid w:val="003358F5"/>
    <w:rsid w:val="0033683D"/>
    <w:rsid w:val="003370B8"/>
    <w:rsid w:val="00341C53"/>
    <w:rsid w:val="0034442A"/>
    <w:rsid w:val="00344D37"/>
    <w:rsid w:val="0034613F"/>
    <w:rsid w:val="003465A1"/>
    <w:rsid w:val="003473BF"/>
    <w:rsid w:val="003522B1"/>
    <w:rsid w:val="003545AE"/>
    <w:rsid w:val="003572CD"/>
    <w:rsid w:val="00360056"/>
    <w:rsid w:val="003611AE"/>
    <w:rsid w:val="00361C4E"/>
    <w:rsid w:val="003635B3"/>
    <w:rsid w:val="00370E11"/>
    <w:rsid w:val="00371112"/>
    <w:rsid w:val="00372581"/>
    <w:rsid w:val="00376045"/>
    <w:rsid w:val="00376383"/>
    <w:rsid w:val="00380281"/>
    <w:rsid w:val="003820A0"/>
    <w:rsid w:val="003859DB"/>
    <w:rsid w:val="00385DCE"/>
    <w:rsid w:val="00386C15"/>
    <w:rsid w:val="0038750E"/>
    <w:rsid w:val="003916F2"/>
    <w:rsid w:val="0039676C"/>
    <w:rsid w:val="003A1753"/>
    <w:rsid w:val="003A368A"/>
    <w:rsid w:val="003A4967"/>
    <w:rsid w:val="003A6870"/>
    <w:rsid w:val="003A7DF5"/>
    <w:rsid w:val="003B1C03"/>
    <w:rsid w:val="003B285D"/>
    <w:rsid w:val="003B347B"/>
    <w:rsid w:val="003B4490"/>
    <w:rsid w:val="003B4AB0"/>
    <w:rsid w:val="003B54AD"/>
    <w:rsid w:val="003B5840"/>
    <w:rsid w:val="003C3CC9"/>
    <w:rsid w:val="003C40BD"/>
    <w:rsid w:val="003C56B8"/>
    <w:rsid w:val="003C5839"/>
    <w:rsid w:val="003C6934"/>
    <w:rsid w:val="003D08EA"/>
    <w:rsid w:val="003D1409"/>
    <w:rsid w:val="003D17CE"/>
    <w:rsid w:val="003D59E2"/>
    <w:rsid w:val="003D6655"/>
    <w:rsid w:val="003D6CBD"/>
    <w:rsid w:val="003D7E1A"/>
    <w:rsid w:val="003E2983"/>
    <w:rsid w:val="003E2C40"/>
    <w:rsid w:val="003E2E87"/>
    <w:rsid w:val="003E2EF8"/>
    <w:rsid w:val="003E36A8"/>
    <w:rsid w:val="003E49CF"/>
    <w:rsid w:val="003E60BB"/>
    <w:rsid w:val="003E73D1"/>
    <w:rsid w:val="003E7F38"/>
    <w:rsid w:val="003F0E68"/>
    <w:rsid w:val="003F39CA"/>
    <w:rsid w:val="003F3C6B"/>
    <w:rsid w:val="003F3EF1"/>
    <w:rsid w:val="003F59FB"/>
    <w:rsid w:val="003F640D"/>
    <w:rsid w:val="00400B92"/>
    <w:rsid w:val="00403B53"/>
    <w:rsid w:val="00403CFD"/>
    <w:rsid w:val="00406730"/>
    <w:rsid w:val="00407271"/>
    <w:rsid w:val="00410BE9"/>
    <w:rsid w:val="00411FC3"/>
    <w:rsid w:val="00412A1E"/>
    <w:rsid w:val="00414834"/>
    <w:rsid w:val="0041779B"/>
    <w:rsid w:val="0042176D"/>
    <w:rsid w:val="0042649D"/>
    <w:rsid w:val="0042652A"/>
    <w:rsid w:val="00430278"/>
    <w:rsid w:val="00432432"/>
    <w:rsid w:val="0043432B"/>
    <w:rsid w:val="00434EF1"/>
    <w:rsid w:val="00435E39"/>
    <w:rsid w:val="0043783D"/>
    <w:rsid w:val="004425B7"/>
    <w:rsid w:val="00450A1F"/>
    <w:rsid w:val="00453ABD"/>
    <w:rsid w:val="00455133"/>
    <w:rsid w:val="00457944"/>
    <w:rsid w:val="0046164C"/>
    <w:rsid w:val="00464883"/>
    <w:rsid w:val="00465A11"/>
    <w:rsid w:val="00465ECA"/>
    <w:rsid w:val="00467592"/>
    <w:rsid w:val="00467E12"/>
    <w:rsid w:val="00467E97"/>
    <w:rsid w:val="00470A28"/>
    <w:rsid w:val="004711FC"/>
    <w:rsid w:val="00472343"/>
    <w:rsid w:val="00472A71"/>
    <w:rsid w:val="00475051"/>
    <w:rsid w:val="00480CE8"/>
    <w:rsid w:val="00485691"/>
    <w:rsid w:val="00487FC0"/>
    <w:rsid w:val="00490C17"/>
    <w:rsid w:val="00490FB0"/>
    <w:rsid w:val="00491310"/>
    <w:rsid w:val="0049180A"/>
    <w:rsid w:val="00494348"/>
    <w:rsid w:val="00494A2F"/>
    <w:rsid w:val="00495CDC"/>
    <w:rsid w:val="00496C3E"/>
    <w:rsid w:val="004A05E5"/>
    <w:rsid w:val="004A1353"/>
    <w:rsid w:val="004A23F8"/>
    <w:rsid w:val="004A3D29"/>
    <w:rsid w:val="004A5061"/>
    <w:rsid w:val="004B0684"/>
    <w:rsid w:val="004B1108"/>
    <w:rsid w:val="004B3DA0"/>
    <w:rsid w:val="004B4975"/>
    <w:rsid w:val="004B51C0"/>
    <w:rsid w:val="004B53CF"/>
    <w:rsid w:val="004B727A"/>
    <w:rsid w:val="004B79BF"/>
    <w:rsid w:val="004C2676"/>
    <w:rsid w:val="004C477C"/>
    <w:rsid w:val="004C7AB3"/>
    <w:rsid w:val="004D0760"/>
    <w:rsid w:val="004D0A9F"/>
    <w:rsid w:val="004D256D"/>
    <w:rsid w:val="004D3B6E"/>
    <w:rsid w:val="004D43C9"/>
    <w:rsid w:val="004D4DFE"/>
    <w:rsid w:val="004D5A76"/>
    <w:rsid w:val="004E0A2F"/>
    <w:rsid w:val="004E2541"/>
    <w:rsid w:val="004E2801"/>
    <w:rsid w:val="004E598A"/>
    <w:rsid w:val="004E7FF3"/>
    <w:rsid w:val="004F015C"/>
    <w:rsid w:val="004F1016"/>
    <w:rsid w:val="004F24F5"/>
    <w:rsid w:val="004F301D"/>
    <w:rsid w:val="004F368E"/>
    <w:rsid w:val="004F4987"/>
    <w:rsid w:val="004F5433"/>
    <w:rsid w:val="004F5714"/>
    <w:rsid w:val="004F655E"/>
    <w:rsid w:val="004F6BEC"/>
    <w:rsid w:val="004F70C1"/>
    <w:rsid w:val="00501CC6"/>
    <w:rsid w:val="00501F62"/>
    <w:rsid w:val="00506D0A"/>
    <w:rsid w:val="00506E05"/>
    <w:rsid w:val="00512A9C"/>
    <w:rsid w:val="00513AFD"/>
    <w:rsid w:val="00520E4C"/>
    <w:rsid w:val="0052189A"/>
    <w:rsid w:val="00523496"/>
    <w:rsid w:val="00523593"/>
    <w:rsid w:val="0052432C"/>
    <w:rsid w:val="005268F3"/>
    <w:rsid w:val="005269D6"/>
    <w:rsid w:val="005303F7"/>
    <w:rsid w:val="00537A94"/>
    <w:rsid w:val="00537F9F"/>
    <w:rsid w:val="00540CA3"/>
    <w:rsid w:val="005433FC"/>
    <w:rsid w:val="00546B7B"/>
    <w:rsid w:val="00552786"/>
    <w:rsid w:val="00554CBD"/>
    <w:rsid w:val="00555007"/>
    <w:rsid w:val="00555BD6"/>
    <w:rsid w:val="00560A3E"/>
    <w:rsid w:val="005624FF"/>
    <w:rsid w:val="00562E24"/>
    <w:rsid w:val="005659BE"/>
    <w:rsid w:val="005660DE"/>
    <w:rsid w:val="00566C6D"/>
    <w:rsid w:val="00572C71"/>
    <w:rsid w:val="0057355D"/>
    <w:rsid w:val="0057378D"/>
    <w:rsid w:val="00576A02"/>
    <w:rsid w:val="005777B8"/>
    <w:rsid w:val="00581D0E"/>
    <w:rsid w:val="0058360E"/>
    <w:rsid w:val="00584DD0"/>
    <w:rsid w:val="005865BA"/>
    <w:rsid w:val="00587E77"/>
    <w:rsid w:val="00590C3C"/>
    <w:rsid w:val="00594607"/>
    <w:rsid w:val="005A0B85"/>
    <w:rsid w:val="005A1A54"/>
    <w:rsid w:val="005A3AE2"/>
    <w:rsid w:val="005A3FC8"/>
    <w:rsid w:val="005A5D5C"/>
    <w:rsid w:val="005A76B9"/>
    <w:rsid w:val="005B007A"/>
    <w:rsid w:val="005B2F79"/>
    <w:rsid w:val="005B4181"/>
    <w:rsid w:val="005B55F5"/>
    <w:rsid w:val="005B619E"/>
    <w:rsid w:val="005B6D71"/>
    <w:rsid w:val="005C0352"/>
    <w:rsid w:val="005C33F6"/>
    <w:rsid w:val="005C4DBE"/>
    <w:rsid w:val="005C6FB1"/>
    <w:rsid w:val="005D148D"/>
    <w:rsid w:val="005D2531"/>
    <w:rsid w:val="005D2CAA"/>
    <w:rsid w:val="005D495C"/>
    <w:rsid w:val="005D62EF"/>
    <w:rsid w:val="005D69C7"/>
    <w:rsid w:val="005E4D8D"/>
    <w:rsid w:val="005F133D"/>
    <w:rsid w:val="005F56CE"/>
    <w:rsid w:val="005F63D0"/>
    <w:rsid w:val="006009E3"/>
    <w:rsid w:val="00603C23"/>
    <w:rsid w:val="006040D4"/>
    <w:rsid w:val="00605648"/>
    <w:rsid w:val="00607A51"/>
    <w:rsid w:val="00611E1A"/>
    <w:rsid w:val="00616667"/>
    <w:rsid w:val="00620DD5"/>
    <w:rsid w:val="0062112F"/>
    <w:rsid w:val="00621F4F"/>
    <w:rsid w:val="006226EA"/>
    <w:rsid w:val="006261C3"/>
    <w:rsid w:val="00627736"/>
    <w:rsid w:val="00630C37"/>
    <w:rsid w:val="00631A04"/>
    <w:rsid w:val="006323E0"/>
    <w:rsid w:val="006332C9"/>
    <w:rsid w:val="00636A82"/>
    <w:rsid w:val="00642210"/>
    <w:rsid w:val="00642770"/>
    <w:rsid w:val="006429A8"/>
    <w:rsid w:val="00642AB5"/>
    <w:rsid w:val="00642BBD"/>
    <w:rsid w:val="00643931"/>
    <w:rsid w:val="00643DD4"/>
    <w:rsid w:val="00644753"/>
    <w:rsid w:val="00650208"/>
    <w:rsid w:val="00651408"/>
    <w:rsid w:val="00652D57"/>
    <w:rsid w:val="006574CD"/>
    <w:rsid w:val="00660276"/>
    <w:rsid w:val="006646BC"/>
    <w:rsid w:val="00666577"/>
    <w:rsid w:val="00674B2A"/>
    <w:rsid w:val="00675752"/>
    <w:rsid w:val="00683B95"/>
    <w:rsid w:val="00685070"/>
    <w:rsid w:val="00685452"/>
    <w:rsid w:val="006856F7"/>
    <w:rsid w:val="00685C92"/>
    <w:rsid w:val="00686812"/>
    <w:rsid w:val="006911F8"/>
    <w:rsid w:val="0069145B"/>
    <w:rsid w:val="0069182D"/>
    <w:rsid w:val="0069275B"/>
    <w:rsid w:val="0069339E"/>
    <w:rsid w:val="00694178"/>
    <w:rsid w:val="00695456"/>
    <w:rsid w:val="00695CA7"/>
    <w:rsid w:val="006968F4"/>
    <w:rsid w:val="0069734D"/>
    <w:rsid w:val="006A0D68"/>
    <w:rsid w:val="006A3FF6"/>
    <w:rsid w:val="006A6AFC"/>
    <w:rsid w:val="006B27F8"/>
    <w:rsid w:val="006B487A"/>
    <w:rsid w:val="006B4B1F"/>
    <w:rsid w:val="006B599E"/>
    <w:rsid w:val="006C1D81"/>
    <w:rsid w:val="006C32B1"/>
    <w:rsid w:val="006C361A"/>
    <w:rsid w:val="006C784C"/>
    <w:rsid w:val="006C7873"/>
    <w:rsid w:val="006D1286"/>
    <w:rsid w:val="006D207E"/>
    <w:rsid w:val="006D26E0"/>
    <w:rsid w:val="006D2D71"/>
    <w:rsid w:val="006D3240"/>
    <w:rsid w:val="006D476F"/>
    <w:rsid w:val="006D6BC5"/>
    <w:rsid w:val="006E0F97"/>
    <w:rsid w:val="006E2868"/>
    <w:rsid w:val="006E757F"/>
    <w:rsid w:val="006E76DD"/>
    <w:rsid w:val="006F0B7B"/>
    <w:rsid w:val="006F39CF"/>
    <w:rsid w:val="006F3FFF"/>
    <w:rsid w:val="006F5D4C"/>
    <w:rsid w:val="00701006"/>
    <w:rsid w:val="0070363A"/>
    <w:rsid w:val="00704786"/>
    <w:rsid w:val="00704D0D"/>
    <w:rsid w:val="00705D91"/>
    <w:rsid w:val="00710D05"/>
    <w:rsid w:val="0071298C"/>
    <w:rsid w:val="00712FBB"/>
    <w:rsid w:val="007130A4"/>
    <w:rsid w:val="007138FC"/>
    <w:rsid w:val="007148C6"/>
    <w:rsid w:val="007157C9"/>
    <w:rsid w:val="00715841"/>
    <w:rsid w:val="00715B61"/>
    <w:rsid w:val="00717427"/>
    <w:rsid w:val="00723F46"/>
    <w:rsid w:val="00724659"/>
    <w:rsid w:val="0072554C"/>
    <w:rsid w:val="00725BD1"/>
    <w:rsid w:val="00727F54"/>
    <w:rsid w:val="00730B30"/>
    <w:rsid w:val="00734944"/>
    <w:rsid w:val="00742CC1"/>
    <w:rsid w:val="00743D7D"/>
    <w:rsid w:val="00746723"/>
    <w:rsid w:val="007512E3"/>
    <w:rsid w:val="00751711"/>
    <w:rsid w:val="00755F2C"/>
    <w:rsid w:val="0075759C"/>
    <w:rsid w:val="007602EE"/>
    <w:rsid w:val="00765035"/>
    <w:rsid w:val="00766D84"/>
    <w:rsid w:val="0076759B"/>
    <w:rsid w:val="00767D89"/>
    <w:rsid w:val="007701CA"/>
    <w:rsid w:val="00770203"/>
    <w:rsid w:val="0077171C"/>
    <w:rsid w:val="00772D5C"/>
    <w:rsid w:val="00773284"/>
    <w:rsid w:val="00774FB9"/>
    <w:rsid w:val="0077583B"/>
    <w:rsid w:val="00777316"/>
    <w:rsid w:val="00781EAA"/>
    <w:rsid w:val="0078298F"/>
    <w:rsid w:val="007847AB"/>
    <w:rsid w:val="0078587B"/>
    <w:rsid w:val="00790E9B"/>
    <w:rsid w:val="0079124F"/>
    <w:rsid w:val="007912AE"/>
    <w:rsid w:val="00795A8B"/>
    <w:rsid w:val="00796E57"/>
    <w:rsid w:val="007A09FF"/>
    <w:rsid w:val="007A1AFE"/>
    <w:rsid w:val="007A2BF7"/>
    <w:rsid w:val="007A534A"/>
    <w:rsid w:val="007A54A5"/>
    <w:rsid w:val="007B09E6"/>
    <w:rsid w:val="007B238A"/>
    <w:rsid w:val="007B726D"/>
    <w:rsid w:val="007B7349"/>
    <w:rsid w:val="007B7F05"/>
    <w:rsid w:val="007C28BF"/>
    <w:rsid w:val="007D0328"/>
    <w:rsid w:val="007D1688"/>
    <w:rsid w:val="007D2195"/>
    <w:rsid w:val="007D3566"/>
    <w:rsid w:val="007D38AE"/>
    <w:rsid w:val="007D7420"/>
    <w:rsid w:val="007E1F41"/>
    <w:rsid w:val="007E4862"/>
    <w:rsid w:val="007E519B"/>
    <w:rsid w:val="007E664D"/>
    <w:rsid w:val="007E69A0"/>
    <w:rsid w:val="007E729D"/>
    <w:rsid w:val="007E75AB"/>
    <w:rsid w:val="007F0720"/>
    <w:rsid w:val="007F33B9"/>
    <w:rsid w:val="007F58A2"/>
    <w:rsid w:val="00801263"/>
    <w:rsid w:val="008044EB"/>
    <w:rsid w:val="0080458A"/>
    <w:rsid w:val="00804797"/>
    <w:rsid w:val="00805D5A"/>
    <w:rsid w:val="00806025"/>
    <w:rsid w:val="00807AEF"/>
    <w:rsid w:val="00807E1E"/>
    <w:rsid w:val="0081241F"/>
    <w:rsid w:val="00813728"/>
    <w:rsid w:val="008213FD"/>
    <w:rsid w:val="00822248"/>
    <w:rsid w:val="00825185"/>
    <w:rsid w:val="008267F4"/>
    <w:rsid w:val="008275FA"/>
    <w:rsid w:val="0083054F"/>
    <w:rsid w:val="008308F2"/>
    <w:rsid w:val="008314B8"/>
    <w:rsid w:val="00832035"/>
    <w:rsid w:val="0083311D"/>
    <w:rsid w:val="008333DC"/>
    <w:rsid w:val="00834253"/>
    <w:rsid w:val="00840261"/>
    <w:rsid w:val="00846751"/>
    <w:rsid w:val="00847A24"/>
    <w:rsid w:val="008541C9"/>
    <w:rsid w:val="00855488"/>
    <w:rsid w:val="00857FC8"/>
    <w:rsid w:val="0086193F"/>
    <w:rsid w:val="00863A72"/>
    <w:rsid w:val="00864FAB"/>
    <w:rsid w:val="00867012"/>
    <w:rsid w:val="00870628"/>
    <w:rsid w:val="00872C9B"/>
    <w:rsid w:val="008740A8"/>
    <w:rsid w:val="00880779"/>
    <w:rsid w:val="00882144"/>
    <w:rsid w:val="008849E5"/>
    <w:rsid w:val="00884C3F"/>
    <w:rsid w:val="00886705"/>
    <w:rsid w:val="0088761A"/>
    <w:rsid w:val="008925F8"/>
    <w:rsid w:val="0089531B"/>
    <w:rsid w:val="0089732D"/>
    <w:rsid w:val="008A26DE"/>
    <w:rsid w:val="008A4D8A"/>
    <w:rsid w:val="008A6EDB"/>
    <w:rsid w:val="008A72E2"/>
    <w:rsid w:val="008B2E85"/>
    <w:rsid w:val="008B35E1"/>
    <w:rsid w:val="008B4B62"/>
    <w:rsid w:val="008B6653"/>
    <w:rsid w:val="008C1328"/>
    <w:rsid w:val="008C2E2D"/>
    <w:rsid w:val="008C4CEC"/>
    <w:rsid w:val="008C5876"/>
    <w:rsid w:val="008C5DF1"/>
    <w:rsid w:val="008C5E84"/>
    <w:rsid w:val="008C6B73"/>
    <w:rsid w:val="008C7011"/>
    <w:rsid w:val="008C76D0"/>
    <w:rsid w:val="008C7D48"/>
    <w:rsid w:val="008D057A"/>
    <w:rsid w:val="008D283E"/>
    <w:rsid w:val="008D3C35"/>
    <w:rsid w:val="008D62EF"/>
    <w:rsid w:val="008E4A3D"/>
    <w:rsid w:val="008E6C70"/>
    <w:rsid w:val="008E7579"/>
    <w:rsid w:val="008F3411"/>
    <w:rsid w:val="008F479F"/>
    <w:rsid w:val="008F620F"/>
    <w:rsid w:val="008F6D0A"/>
    <w:rsid w:val="00900692"/>
    <w:rsid w:val="00901EB9"/>
    <w:rsid w:val="009042A0"/>
    <w:rsid w:val="009055E2"/>
    <w:rsid w:val="00906A29"/>
    <w:rsid w:val="00911CD8"/>
    <w:rsid w:val="00913C0C"/>
    <w:rsid w:val="009146AF"/>
    <w:rsid w:val="009165BA"/>
    <w:rsid w:val="00916D8A"/>
    <w:rsid w:val="00917237"/>
    <w:rsid w:val="00917907"/>
    <w:rsid w:val="00921913"/>
    <w:rsid w:val="00924075"/>
    <w:rsid w:val="00925AA5"/>
    <w:rsid w:val="00927CF9"/>
    <w:rsid w:val="00932971"/>
    <w:rsid w:val="009334A5"/>
    <w:rsid w:val="009435DE"/>
    <w:rsid w:val="0094647B"/>
    <w:rsid w:val="00946B01"/>
    <w:rsid w:val="009512AC"/>
    <w:rsid w:val="009517B3"/>
    <w:rsid w:val="009523AA"/>
    <w:rsid w:val="0095493A"/>
    <w:rsid w:val="00956182"/>
    <w:rsid w:val="00961E05"/>
    <w:rsid w:val="0097487E"/>
    <w:rsid w:val="00975376"/>
    <w:rsid w:val="009770A4"/>
    <w:rsid w:val="009773B2"/>
    <w:rsid w:val="009774D1"/>
    <w:rsid w:val="00977C5D"/>
    <w:rsid w:val="00981C06"/>
    <w:rsid w:val="0098256D"/>
    <w:rsid w:val="00985B9A"/>
    <w:rsid w:val="00986E9F"/>
    <w:rsid w:val="00986ECB"/>
    <w:rsid w:val="009908DF"/>
    <w:rsid w:val="00991A21"/>
    <w:rsid w:val="00992739"/>
    <w:rsid w:val="0099331A"/>
    <w:rsid w:val="00994F75"/>
    <w:rsid w:val="009966F0"/>
    <w:rsid w:val="00997B26"/>
    <w:rsid w:val="00997E80"/>
    <w:rsid w:val="009A2FC7"/>
    <w:rsid w:val="009A4039"/>
    <w:rsid w:val="009A5042"/>
    <w:rsid w:val="009A6AE2"/>
    <w:rsid w:val="009A7C83"/>
    <w:rsid w:val="009B0532"/>
    <w:rsid w:val="009B39D7"/>
    <w:rsid w:val="009B5A0A"/>
    <w:rsid w:val="009B661B"/>
    <w:rsid w:val="009B6835"/>
    <w:rsid w:val="009B6BEF"/>
    <w:rsid w:val="009B7467"/>
    <w:rsid w:val="009B7484"/>
    <w:rsid w:val="009C1220"/>
    <w:rsid w:val="009C248A"/>
    <w:rsid w:val="009C42D8"/>
    <w:rsid w:val="009C43DE"/>
    <w:rsid w:val="009D3500"/>
    <w:rsid w:val="009D36C5"/>
    <w:rsid w:val="009D3C36"/>
    <w:rsid w:val="009D6A4F"/>
    <w:rsid w:val="009E5C10"/>
    <w:rsid w:val="009F1681"/>
    <w:rsid w:val="009F187A"/>
    <w:rsid w:val="009F28AC"/>
    <w:rsid w:val="009F64A7"/>
    <w:rsid w:val="009F7050"/>
    <w:rsid w:val="009F7E05"/>
    <w:rsid w:val="00A005AE"/>
    <w:rsid w:val="00A005C5"/>
    <w:rsid w:val="00A00752"/>
    <w:rsid w:val="00A010A3"/>
    <w:rsid w:val="00A02F61"/>
    <w:rsid w:val="00A042CF"/>
    <w:rsid w:val="00A1504F"/>
    <w:rsid w:val="00A16362"/>
    <w:rsid w:val="00A20B2B"/>
    <w:rsid w:val="00A215BE"/>
    <w:rsid w:val="00A22675"/>
    <w:rsid w:val="00A23636"/>
    <w:rsid w:val="00A30424"/>
    <w:rsid w:val="00A309C6"/>
    <w:rsid w:val="00A31FB8"/>
    <w:rsid w:val="00A32221"/>
    <w:rsid w:val="00A32B5C"/>
    <w:rsid w:val="00A32E8C"/>
    <w:rsid w:val="00A346ED"/>
    <w:rsid w:val="00A34F03"/>
    <w:rsid w:val="00A35BA3"/>
    <w:rsid w:val="00A40207"/>
    <w:rsid w:val="00A44828"/>
    <w:rsid w:val="00A449BE"/>
    <w:rsid w:val="00A50F52"/>
    <w:rsid w:val="00A5193A"/>
    <w:rsid w:val="00A5278A"/>
    <w:rsid w:val="00A61528"/>
    <w:rsid w:val="00A61AFA"/>
    <w:rsid w:val="00A621D0"/>
    <w:rsid w:val="00A6265D"/>
    <w:rsid w:val="00A626A4"/>
    <w:rsid w:val="00A672E7"/>
    <w:rsid w:val="00A67AE4"/>
    <w:rsid w:val="00A67B28"/>
    <w:rsid w:val="00A71E4F"/>
    <w:rsid w:val="00A7267F"/>
    <w:rsid w:val="00A7371B"/>
    <w:rsid w:val="00A74FE7"/>
    <w:rsid w:val="00A75288"/>
    <w:rsid w:val="00A75FD3"/>
    <w:rsid w:val="00A7656D"/>
    <w:rsid w:val="00A7702E"/>
    <w:rsid w:val="00A81EAD"/>
    <w:rsid w:val="00A830DC"/>
    <w:rsid w:val="00A8355A"/>
    <w:rsid w:val="00A839AC"/>
    <w:rsid w:val="00A86245"/>
    <w:rsid w:val="00A8706B"/>
    <w:rsid w:val="00A9056B"/>
    <w:rsid w:val="00A90B1A"/>
    <w:rsid w:val="00A91508"/>
    <w:rsid w:val="00A96128"/>
    <w:rsid w:val="00A97665"/>
    <w:rsid w:val="00AA2B36"/>
    <w:rsid w:val="00AA526E"/>
    <w:rsid w:val="00AA5C18"/>
    <w:rsid w:val="00AB011A"/>
    <w:rsid w:val="00AB03C8"/>
    <w:rsid w:val="00AB67E5"/>
    <w:rsid w:val="00AC33E3"/>
    <w:rsid w:val="00AC6DD7"/>
    <w:rsid w:val="00AC6FA5"/>
    <w:rsid w:val="00AD1429"/>
    <w:rsid w:val="00AD52C3"/>
    <w:rsid w:val="00AD7EB9"/>
    <w:rsid w:val="00AE1E9B"/>
    <w:rsid w:val="00AE2287"/>
    <w:rsid w:val="00AE273D"/>
    <w:rsid w:val="00AE4542"/>
    <w:rsid w:val="00AE4CEE"/>
    <w:rsid w:val="00AF02DF"/>
    <w:rsid w:val="00AF0DA3"/>
    <w:rsid w:val="00AF3B0B"/>
    <w:rsid w:val="00AF4180"/>
    <w:rsid w:val="00AF6031"/>
    <w:rsid w:val="00AF6892"/>
    <w:rsid w:val="00AF6F46"/>
    <w:rsid w:val="00B101C9"/>
    <w:rsid w:val="00B14B63"/>
    <w:rsid w:val="00B20712"/>
    <w:rsid w:val="00B20D11"/>
    <w:rsid w:val="00B2198E"/>
    <w:rsid w:val="00B25A23"/>
    <w:rsid w:val="00B32BC0"/>
    <w:rsid w:val="00B34DB9"/>
    <w:rsid w:val="00B363E0"/>
    <w:rsid w:val="00B3779B"/>
    <w:rsid w:val="00B40745"/>
    <w:rsid w:val="00B411FE"/>
    <w:rsid w:val="00B41D48"/>
    <w:rsid w:val="00B4265F"/>
    <w:rsid w:val="00B42C1D"/>
    <w:rsid w:val="00B4309E"/>
    <w:rsid w:val="00B43934"/>
    <w:rsid w:val="00B44232"/>
    <w:rsid w:val="00B46284"/>
    <w:rsid w:val="00B50E58"/>
    <w:rsid w:val="00B51FC3"/>
    <w:rsid w:val="00B55282"/>
    <w:rsid w:val="00B63AE4"/>
    <w:rsid w:val="00B63FAB"/>
    <w:rsid w:val="00B64324"/>
    <w:rsid w:val="00B64A7F"/>
    <w:rsid w:val="00B70426"/>
    <w:rsid w:val="00B7090C"/>
    <w:rsid w:val="00B7154D"/>
    <w:rsid w:val="00B720C3"/>
    <w:rsid w:val="00B75A28"/>
    <w:rsid w:val="00B8387E"/>
    <w:rsid w:val="00B86F3B"/>
    <w:rsid w:val="00B87593"/>
    <w:rsid w:val="00B87BB2"/>
    <w:rsid w:val="00B90BA7"/>
    <w:rsid w:val="00B91850"/>
    <w:rsid w:val="00B921D0"/>
    <w:rsid w:val="00B9363B"/>
    <w:rsid w:val="00B9779C"/>
    <w:rsid w:val="00B97D1B"/>
    <w:rsid w:val="00B97EA2"/>
    <w:rsid w:val="00BA07C1"/>
    <w:rsid w:val="00BA4E60"/>
    <w:rsid w:val="00BA72EE"/>
    <w:rsid w:val="00BA7D40"/>
    <w:rsid w:val="00BB1216"/>
    <w:rsid w:val="00BB1764"/>
    <w:rsid w:val="00BB589F"/>
    <w:rsid w:val="00BB5C36"/>
    <w:rsid w:val="00BB5F4C"/>
    <w:rsid w:val="00BB64D6"/>
    <w:rsid w:val="00BC3154"/>
    <w:rsid w:val="00BC3668"/>
    <w:rsid w:val="00BC5285"/>
    <w:rsid w:val="00BC6286"/>
    <w:rsid w:val="00BD023F"/>
    <w:rsid w:val="00BD06F9"/>
    <w:rsid w:val="00BD2A8D"/>
    <w:rsid w:val="00BD543B"/>
    <w:rsid w:val="00BE156E"/>
    <w:rsid w:val="00BE23F9"/>
    <w:rsid w:val="00BE2808"/>
    <w:rsid w:val="00BE75ED"/>
    <w:rsid w:val="00BE7FB5"/>
    <w:rsid w:val="00BF6C33"/>
    <w:rsid w:val="00C0081F"/>
    <w:rsid w:val="00C01A02"/>
    <w:rsid w:val="00C03CE0"/>
    <w:rsid w:val="00C04CA7"/>
    <w:rsid w:val="00C05278"/>
    <w:rsid w:val="00C0547C"/>
    <w:rsid w:val="00C062CA"/>
    <w:rsid w:val="00C06D1C"/>
    <w:rsid w:val="00C06E6D"/>
    <w:rsid w:val="00C07E8F"/>
    <w:rsid w:val="00C11938"/>
    <w:rsid w:val="00C11CAD"/>
    <w:rsid w:val="00C1358A"/>
    <w:rsid w:val="00C1502D"/>
    <w:rsid w:val="00C26DEF"/>
    <w:rsid w:val="00C30339"/>
    <w:rsid w:val="00C30C5C"/>
    <w:rsid w:val="00C31E18"/>
    <w:rsid w:val="00C33855"/>
    <w:rsid w:val="00C35E52"/>
    <w:rsid w:val="00C36BB1"/>
    <w:rsid w:val="00C379EA"/>
    <w:rsid w:val="00C417E3"/>
    <w:rsid w:val="00C41D9C"/>
    <w:rsid w:val="00C42474"/>
    <w:rsid w:val="00C4486E"/>
    <w:rsid w:val="00C4582C"/>
    <w:rsid w:val="00C467D8"/>
    <w:rsid w:val="00C47597"/>
    <w:rsid w:val="00C477CE"/>
    <w:rsid w:val="00C50C71"/>
    <w:rsid w:val="00C53624"/>
    <w:rsid w:val="00C54426"/>
    <w:rsid w:val="00C56C8D"/>
    <w:rsid w:val="00C618E4"/>
    <w:rsid w:val="00C628CE"/>
    <w:rsid w:val="00C637E7"/>
    <w:rsid w:val="00C63ED9"/>
    <w:rsid w:val="00C758AD"/>
    <w:rsid w:val="00C80C95"/>
    <w:rsid w:val="00C80DB2"/>
    <w:rsid w:val="00C81473"/>
    <w:rsid w:val="00C84158"/>
    <w:rsid w:val="00C84417"/>
    <w:rsid w:val="00C84632"/>
    <w:rsid w:val="00C86501"/>
    <w:rsid w:val="00C87A4D"/>
    <w:rsid w:val="00C9003B"/>
    <w:rsid w:val="00C91293"/>
    <w:rsid w:val="00C94E00"/>
    <w:rsid w:val="00C95741"/>
    <w:rsid w:val="00C968B1"/>
    <w:rsid w:val="00C9724E"/>
    <w:rsid w:val="00CA0327"/>
    <w:rsid w:val="00CA0858"/>
    <w:rsid w:val="00CA3811"/>
    <w:rsid w:val="00CA5CEE"/>
    <w:rsid w:val="00CA6EEA"/>
    <w:rsid w:val="00CB1376"/>
    <w:rsid w:val="00CB2BDC"/>
    <w:rsid w:val="00CB5833"/>
    <w:rsid w:val="00CC3018"/>
    <w:rsid w:val="00CC4E06"/>
    <w:rsid w:val="00CC5859"/>
    <w:rsid w:val="00CC5CB3"/>
    <w:rsid w:val="00CD1F2C"/>
    <w:rsid w:val="00CD4DBB"/>
    <w:rsid w:val="00CD65A0"/>
    <w:rsid w:val="00CD7383"/>
    <w:rsid w:val="00CE30CF"/>
    <w:rsid w:val="00CE37C7"/>
    <w:rsid w:val="00CE5068"/>
    <w:rsid w:val="00CE51E6"/>
    <w:rsid w:val="00CE61C6"/>
    <w:rsid w:val="00CE6C3F"/>
    <w:rsid w:val="00CF1537"/>
    <w:rsid w:val="00CF2839"/>
    <w:rsid w:val="00CF34BA"/>
    <w:rsid w:val="00CF4491"/>
    <w:rsid w:val="00CF4DB8"/>
    <w:rsid w:val="00CF583A"/>
    <w:rsid w:val="00D01C9A"/>
    <w:rsid w:val="00D02715"/>
    <w:rsid w:val="00D03620"/>
    <w:rsid w:val="00D07CF3"/>
    <w:rsid w:val="00D116E2"/>
    <w:rsid w:val="00D14CE3"/>
    <w:rsid w:val="00D161DA"/>
    <w:rsid w:val="00D161F4"/>
    <w:rsid w:val="00D169C7"/>
    <w:rsid w:val="00D179C5"/>
    <w:rsid w:val="00D210D4"/>
    <w:rsid w:val="00D213C2"/>
    <w:rsid w:val="00D21A80"/>
    <w:rsid w:val="00D22BAA"/>
    <w:rsid w:val="00D23320"/>
    <w:rsid w:val="00D2668F"/>
    <w:rsid w:val="00D2748D"/>
    <w:rsid w:val="00D31F66"/>
    <w:rsid w:val="00D35628"/>
    <w:rsid w:val="00D36853"/>
    <w:rsid w:val="00D36E89"/>
    <w:rsid w:val="00D41800"/>
    <w:rsid w:val="00D41FFD"/>
    <w:rsid w:val="00D42A84"/>
    <w:rsid w:val="00D42AF5"/>
    <w:rsid w:val="00D5105B"/>
    <w:rsid w:val="00D51137"/>
    <w:rsid w:val="00D51D23"/>
    <w:rsid w:val="00D55363"/>
    <w:rsid w:val="00D55C05"/>
    <w:rsid w:val="00D572E4"/>
    <w:rsid w:val="00D60ECA"/>
    <w:rsid w:val="00D6568A"/>
    <w:rsid w:val="00D65B52"/>
    <w:rsid w:val="00D75020"/>
    <w:rsid w:val="00D7652E"/>
    <w:rsid w:val="00D76D3E"/>
    <w:rsid w:val="00D81F91"/>
    <w:rsid w:val="00D850D3"/>
    <w:rsid w:val="00D859B1"/>
    <w:rsid w:val="00D85D17"/>
    <w:rsid w:val="00D8606D"/>
    <w:rsid w:val="00D875C9"/>
    <w:rsid w:val="00D9264B"/>
    <w:rsid w:val="00D92E1F"/>
    <w:rsid w:val="00D93BB9"/>
    <w:rsid w:val="00DA3BFC"/>
    <w:rsid w:val="00DA3FF9"/>
    <w:rsid w:val="00DA46A1"/>
    <w:rsid w:val="00DA4F73"/>
    <w:rsid w:val="00DA702F"/>
    <w:rsid w:val="00DA7200"/>
    <w:rsid w:val="00DB0CFE"/>
    <w:rsid w:val="00DB1ADD"/>
    <w:rsid w:val="00DB3879"/>
    <w:rsid w:val="00DB4705"/>
    <w:rsid w:val="00DB523A"/>
    <w:rsid w:val="00DB5289"/>
    <w:rsid w:val="00DC291D"/>
    <w:rsid w:val="00DC2BB2"/>
    <w:rsid w:val="00DC703A"/>
    <w:rsid w:val="00DD343F"/>
    <w:rsid w:val="00DD4BC7"/>
    <w:rsid w:val="00DD5A9B"/>
    <w:rsid w:val="00DD7B44"/>
    <w:rsid w:val="00DE4907"/>
    <w:rsid w:val="00DE5427"/>
    <w:rsid w:val="00DF0287"/>
    <w:rsid w:val="00DF2F60"/>
    <w:rsid w:val="00DF699E"/>
    <w:rsid w:val="00DF7744"/>
    <w:rsid w:val="00E028A2"/>
    <w:rsid w:val="00E041E2"/>
    <w:rsid w:val="00E061D0"/>
    <w:rsid w:val="00E06AF6"/>
    <w:rsid w:val="00E124BF"/>
    <w:rsid w:val="00E202D6"/>
    <w:rsid w:val="00E21A23"/>
    <w:rsid w:val="00E23402"/>
    <w:rsid w:val="00E23FBF"/>
    <w:rsid w:val="00E2458C"/>
    <w:rsid w:val="00E246AE"/>
    <w:rsid w:val="00E30D40"/>
    <w:rsid w:val="00E32674"/>
    <w:rsid w:val="00E36340"/>
    <w:rsid w:val="00E37D24"/>
    <w:rsid w:val="00E41A05"/>
    <w:rsid w:val="00E464C5"/>
    <w:rsid w:val="00E46CB8"/>
    <w:rsid w:val="00E520CE"/>
    <w:rsid w:val="00E52300"/>
    <w:rsid w:val="00E55154"/>
    <w:rsid w:val="00E5565F"/>
    <w:rsid w:val="00E61399"/>
    <w:rsid w:val="00E61FFD"/>
    <w:rsid w:val="00E63ABF"/>
    <w:rsid w:val="00E64F5C"/>
    <w:rsid w:val="00E67CFF"/>
    <w:rsid w:val="00E72C41"/>
    <w:rsid w:val="00E77699"/>
    <w:rsid w:val="00E8090B"/>
    <w:rsid w:val="00E8351B"/>
    <w:rsid w:val="00E8455D"/>
    <w:rsid w:val="00E8505E"/>
    <w:rsid w:val="00E85E42"/>
    <w:rsid w:val="00E868DD"/>
    <w:rsid w:val="00E875AF"/>
    <w:rsid w:val="00E87D57"/>
    <w:rsid w:val="00E955A6"/>
    <w:rsid w:val="00E96B6F"/>
    <w:rsid w:val="00EA0AA4"/>
    <w:rsid w:val="00EA19B3"/>
    <w:rsid w:val="00EA1BE1"/>
    <w:rsid w:val="00EA232B"/>
    <w:rsid w:val="00EA2E2D"/>
    <w:rsid w:val="00EA4A4F"/>
    <w:rsid w:val="00EA7643"/>
    <w:rsid w:val="00EB0F1C"/>
    <w:rsid w:val="00EB43FB"/>
    <w:rsid w:val="00EB5363"/>
    <w:rsid w:val="00EB5CBE"/>
    <w:rsid w:val="00EB7C37"/>
    <w:rsid w:val="00EB7C72"/>
    <w:rsid w:val="00EC092F"/>
    <w:rsid w:val="00EC2CF0"/>
    <w:rsid w:val="00EC2ED9"/>
    <w:rsid w:val="00ED0C8F"/>
    <w:rsid w:val="00ED0DB5"/>
    <w:rsid w:val="00ED27F6"/>
    <w:rsid w:val="00ED2FA5"/>
    <w:rsid w:val="00ED4353"/>
    <w:rsid w:val="00EE11F1"/>
    <w:rsid w:val="00EE1451"/>
    <w:rsid w:val="00EE1804"/>
    <w:rsid w:val="00EE18EB"/>
    <w:rsid w:val="00EE4398"/>
    <w:rsid w:val="00EE5353"/>
    <w:rsid w:val="00EF00D8"/>
    <w:rsid w:val="00EF5550"/>
    <w:rsid w:val="00EF7730"/>
    <w:rsid w:val="00F0022B"/>
    <w:rsid w:val="00F009B1"/>
    <w:rsid w:val="00F03DBB"/>
    <w:rsid w:val="00F04748"/>
    <w:rsid w:val="00F04FA1"/>
    <w:rsid w:val="00F073B4"/>
    <w:rsid w:val="00F075E3"/>
    <w:rsid w:val="00F07E8D"/>
    <w:rsid w:val="00F101D5"/>
    <w:rsid w:val="00F156AA"/>
    <w:rsid w:val="00F167BC"/>
    <w:rsid w:val="00F21C85"/>
    <w:rsid w:val="00F2748D"/>
    <w:rsid w:val="00F30152"/>
    <w:rsid w:val="00F31F07"/>
    <w:rsid w:val="00F323B0"/>
    <w:rsid w:val="00F32798"/>
    <w:rsid w:val="00F33296"/>
    <w:rsid w:val="00F363E0"/>
    <w:rsid w:val="00F4045B"/>
    <w:rsid w:val="00F427C7"/>
    <w:rsid w:val="00F44322"/>
    <w:rsid w:val="00F47D82"/>
    <w:rsid w:val="00F53FE0"/>
    <w:rsid w:val="00F5610A"/>
    <w:rsid w:val="00F6052F"/>
    <w:rsid w:val="00F6502B"/>
    <w:rsid w:val="00F66557"/>
    <w:rsid w:val="00F67883"/>
    <w:rsid w:val="00F7205C"/>
    <w:rsid w:val="00F7466F"/>
    <w:rsid w:val="00F74B19"/>
    <w:rsid w:val="00F74D2B"/>
    <w:rsid w:val="00F7573C"/>
    <w:rsid w:val="00F75924"/>
    <w:rsid w:val="00F81CE9"/>
    <w:rsid w:val="00F834F4"/>
    <w:rsid w:val="00F8409F"/>
    <w:rsid w:val="00F84CBD"/>
    <w:rsid w:val="00F8587D"/>
    <w:rsid w:val="00F8720F"/>
    <w:rsid w:val="00F8759F"/>
    <w:rsid w:val="00F87E07"/>
    <w:rsid w:val="00F91526"/>
    <w:rsid w:val="00F93D2C"/>
    <w:rsid w:val="00F93E4E"/>
    <w:rsid w:val="00F9599C"/>
    <w:rsid w:val="00F96F89"/>
    <w:rsid w:val="00FA3F8E"/>
    <w:rsid w:val="00FA4C7A"/>
    <w:rsid w:val="00FB059F"/>
    <w:rsid w:val="00FB0DEA"/>
    <w:rsid w:val="00FB1E8E"/>
    <w:rsid w:val="00FB5C4A"/>
    <w:rsid w:val="00FB7CCF"/>
    <w:rsid w:val="00FC0790"/>
    <w:rsid w:val="00FC4B50"/>
    <w:rsid w:val="00FD0349"/>
    <w:rsid w:val="00FD48A9"/>
    <w:rsid w:val="00FE0750"/>
    <w:rsid w:val="00FE2F5D"/>
    <w:rsid w:val="00FE34FE"/>
    <w:rsid w:val="00FE465C"/>
    <w:rsid w:val="00FE4E5B"/>
    <w:rsid w:val="00FE6101"/>
    <w:rsid w:val="00FE75BA"/>
    <w:rsid w:val="00FE7D6D"/>
    <w:rsid w:val="00FF284D"/>
    <w:rsid w:val="00FF3085"/>
    <w:rsid w:val="00FF440C"/>
    <w:rsid w:val="00FF5255"/>
    <w:rsid w:val="00FF563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A2BD"/>
  <w15:docId w15:val="{F038ADC8-CA5B-4550-912D-6F4F97BC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B Mitra"/>
        <w:szCs w:val="24"/>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501"/>
    <w:pPr>
      <w:bidi/>
    </w:pPr>
    <w:rPr>
      <w:lang w:val="en-CA"/>
    </w:rPr>
  </w:style>
  <w:style w:type="paragraph" w:styleId="Heading1">
    <w:name w:val="heading 1"/>
    <w:basedOn w:val="Normal"/>
    <w:next w:val="Normal"/>
    <w:link w:val="Heading1Char"/>
    <w:uiPriority w:val="9"/>
    <w:qFormat/>
    <w:rsid w:val="00523496"/>
    <w:pPr>
      <w:keepNext/>
      <w:keepLines/>
      <w:spacing w:before="480" w:after="0"/>
      <w:outlineLvl w:val="0"/>
    </w:pPr>
    <w:rPr>
      <w:rFonts w:asciiTheme="majorHAnsi" w:eastAsiaTheme="majorEastAsia" w:hAnsiTheme="majorHAnsi" w:cs="B Titr"/>
      <w:b/>
      <w:bCs/>
      <w:sz w:val="28"/>
      <w:szCs w:val="32"/>
    </w:rPr>
  </w:style>
  <w:style w:type="paragraph" w:styleId="Heading2">
    <w:name w:val="heading 2"/>
    <w:basedOn w:val="Normal"/>
    <w:next w:val="Normal"/>
    <w:link w:val="Heading2Char"/>
    <w:uiPriority w:val="9"/>
    <w:unhideWhenUsed/>
    <w:qFormat/>
    <w:rsid w:val="00523496"/>
    <w:pPr>
      <w:keepNext/>
      <w:keepLines/>
      <w:spacing w:before="200" w:after="0"/>
      <w:outlineLvl w:val="1"/>
    </w:pPr>
    <w:rPr>
      <w:rFonts w:asciiTheme="majorHAnsi" w:eastAsiaTheme="majorEastAsia" w:hAnsiTheme="majorHAnsi" w:cs="B Titr"/>
      <w:b/>
      <w:bCs/>
      <w:sz w:val="26"/>
      <w:szCs w:val="28"/>
    </w:rPr>
  </w:style>
  <w:style w:type="paragraph" w:styleId="Heading3">
    <w:name w:val="heading 3"/>
    <w:basedOn w:val="Normal"/>
    <w:next w:val="Normal"/>
    <w:link w:val="Heading3Char"/>
    <w:autoRedefine/>
    <w:uiPriority w:val="9"/>
    <w:unhideWhenUsed/>
    <w:qFormat/>
    <w:rsid w:val="00642770"/>
    <w:pPr>
      <w:keepNext/>
      <w:keepLines/>
      <w:numPr>
        <w:numId w:val="37"/>
      </w:numPr>
      <w:spacing w:before="200" w:after="0" w:line="360" w:lineRule="auto"/>
      <w:jc w:val="both"/>
      <w:outlineLvl w:val="2"/>
    </w:pPr>
    <w:rPr>
      <w:rFonts w:asciiTheme="majorHAnsi" w:eastAsiaTheme="majorEastAsia" w:hAnsiTheme="majorHAnsi" w:cs="B Titr"/>
      <w:b/>
      <w:bCs/>
      <w:lang w:bidi="ar-BH"/>
    </w:rPr>
  </w:style>
  <w:style w:type="paragraph" w:styleId="Heading4">
    <w:name w:val="heading 4"/>
    <w:basedOn w:val="Normal"/>
    <w:next w:val="Normal"/>
    <w:link w:val="Heading4Char"/>
    <w:uiPriority w:val="9"/>
    <w:unhideWhenUsed/>
    <w:qFormat/>
    <w:rsid w:val="00523496"/>
    <w:pPr>
      <w:keepNext/>
      <w:keepLines/>
      <w:spacing w:before="200" w:after="0"/>
      <w:outlineLvl w:val="3"/>
    </w:pPr>
    <w:rPr>
      <w:rFonts w:asciiTheme="majorHAnsi" w:eastAsiaTheme="majorEastAsia" w:hAnsiTheme="majorHAns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496"/>
    <w:rPr>
      <w:rFonts w:asciiTheme="majorHAnsi" w:eastAsiaTheme="majorEastAsia" w:hAnsiTheme="majorHAnsi" w:cs="B Titr"/>
      <w:b/>
      <w:bCs/>
      <w:sz w:val="28"/>
      <w:szCs w:val="32"/>
      <w:lang w:val="en-CA"/>
    </w:rPr>
  </w:style>
  <w:style w:type="character" w:customStyle="1" w:styleId="Heading2Char">
    <w:name w:val="Heading 2 Char"/>
    <w:basedOn w:val="DefaultParagraphFont"/>
    <w:link w:val="Heading2"/>
    <w:uiPriority w:val="9"/>
    <w:rsid w:val="00523496"/>
    <w:rPr>
      <w:rFonts w:asciiTheme="majorHAnsi" w:eastAsiaTheme="majorEastAsia" w:hAnsiTheme="majorHAnsi" w:cs="B Titr"/>
      <w:b/>
      <w:bCs/>
      <w:sz w:val="26"/>
      <w:szCs w:val="28"/>
      <w:lang w:val="en-CA"/>
    </w:rPr>
  </w:style>
  <w:style w:type="character" w:customStyle="1" w:styleId="Heading3Char">
    <w:name w:val="Heading 3 Char"/>
    <w:basedOn w:val="DefaultParagraphFont"/>
    <w:link w:val="Heading3"/>
    <w:uiPriority w:val="9"/>
    <w:rsid w:val="00642770"/>
    <w:rPr>
      <w:rFonts w:asciiTheme="majorHAnsi" w:eastAsiaTheme="majorEastAsia" w:hAnsiTheme="majorHAnsi" w:cs="B Titr"/>
      <w:b/>
      <w:bCs/>
      <w:lang w:val="en-CA" w:bidi="ar-BH"/>
    </w:rPr>
  </w:style>
  <w:style w:type="character" w:customStyle="1" w:styleId="Heading4Char">
    <w:name w:val="Heading 4 Char"/>
    <w:basedOn w:val="DefaultParagraphFont"/>
    <w:link w:val="Heading4"/>
    <w:uiPriority w:val="9"/>
    <w:rsid w:val="00523496"/>
    <w:rPr>
      <w:rFonts w:asciiTheme="majorHAnsi" w:eastAsiaTheme="majorEastAsia" w:hAnsiTheme="majorHAnsi"/>
      <w:b/>
      <w:i/>
      <w:iCs/>
      <w:lang w:val="en-CA"/>
    </w:rPr>
  </w:style>
  <w:style w:type="paragraph" w:styleId="Header">
    <w:name w:val="header"/>
    <w:basedOn w:val="Normal"/>
    <w:link w:val="HeaderChar"/>
    <w:uiPriority w:val="99"/>
    <w:unhideWhenUsed/>
    <w:rsid w:val="002230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26"/>
    <w:rPr>
      <w:lang w:val="en-CA"/>
    </w:rPr>
  </w:style>
  <w:style w:type="paragraph" w:styleId="Footer">
    <w:name w:val="footer"/>
    <w:basedOn w:val="Normal"/>
    <w:link w:val="FooterChar"/>
    <w:uiPriority w:val="99"/>
    <w:unhideWhenUsed/>
    <w:rsid w:val="002230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26"/>
    <w:rPr>
      <w:lang w:val="en-CA"/>
    </w:rPr>
  </w:style>
  <w:style w:type="paragraph" w:styleId="FootnoteText">
    <w:name w:val="footnote text"/>
    <w:basedOn w:val="Normal"/>
    <w:link w:val="FootnoteTextChar"/>
    <w:uiPriority w:val="99"/>
    <w:semiHidden/>
    <w:unhideWhenUsed/>
    <w:rsid w:val="00223026"/>
    <w:pPr>
      <w:spacing w:after="0" w:line="240" w:lineRule="auto"/>
    </w:pPr>
    <w:rPr>
      <w:szCs w:val="20"/>
    </w:rPr>
  </w:style>
  <w:style w:type="character" w:customStyle="1" w:styleId="FootnoteTextChar">
    <w:name w:val="Footnote Text Char"/>
    <w:basedOn w:val="DefaultParagraphFont"/>
    <w:link w:val="FootnoteText"/>
    <w:uiPriority w:val="99"/>
    <w:semiHidden/>
    <w:rsid w:val="00223026"/>
    <w:rPr>
      <w:szCs w:val="20"/>
      <w:lang w:val="en-CA"/>
    </w:rPr>
  </w:style>
  <w:style w:type="character" w:styleId="FootnoteReference">
    <w:name w:val="footnote reference"/>
    <w:basedOn w:val="DefaultParagraphFont"/>
    <w:uiPriority w:val="99"/>
    <w:semiHidden/>
    <w:unhideWhenUsed/>
    <w:rsid w:val="00223026"/>
    <w:rPr>
      <w:vertAlign w:val="superscript"/>
    </w:rPr>
  </w:style>
  <w:style w:type="paragraph" w:styleId="EndnoteText">
    <w:name w:val="endnote text"/>
    <w:basedOn w:val="Normal"/>
    <w:link w:val="EndnoteTextChar"/>
    <w:uiPriority w:val="99"/>
    <w:semiHidden/>
    <w:unhideWhenUsed/>
    <w:rsid w:val="00223026"/>
    <w:pPr>
      <w:spacing w:after="0" w:line="240" w:lineRule="auto"/>
    </w:pPr>
    <w:rPr>
      <w:szCs w:val="20"/>
    </w:rPr>
  </w:style>
  <w:style w:type="character" w:customStyle="1" w:styleId="EndnoteTextChar">
    <w:name w:val="Endnote Text Char"/>
    <w:basedOn w:val="DefaultParagraphFont"/>
    <w:link w:val="EndnoteText"/>
    <w:uiPriority w:val="99"/>
    <w:semiHidden/>
    <w:rsid w:val="00223026"/>
    <w:rPr>
      <w:szCs w:val="20"/>
      <w:lang w:val="en-CA"/>
    </w:rPr>
  </w:style>
  <w:style w:type="character" w:styleId="EndnoteReference">
    <w:name w:val="endnote reference"/>
    <w:basedOn w:val="DefaultParagraphFont"/>
    <w:uiPriority w:val="99"/>
    <w:semiHidden/>
    <w:unhideWhenUsed/>
    <w:rsid w:val="00223026"/>
    <w:rPr>
      <w:vertAlign w:val="superscript"/>
    </w:rPr>
  </w:style>
  <w:style w:type="paragraph" w:styleId="TOCHeading">
    <w:name w:val="TOC Heading"/>
    <w:basedOn w:val="Heading1"/>
    <w:next w:val="Normal"/>
    <w:uiPriority w:val="39"/>
    <w:semiHidden/>
    <w:unhideWhenUsed/>
    <w:qFormat/>
    <w:rsid w:val="002D6554"/>
    <w:pPr>
      <w:bidi w:val="0"/>
      <w:outlineLvl w:val="9"/>
    </w:pPr>
    <w:rPr>
      <w:lang w:val="en-US" w:bidi="ar-SA"/>
    </w:rPr>
  </w:style>
  <w:style w:type="paragraph" w:styleId="TOC1">
    <w:name w:val="toc 1"/>
    <w:basedOn w:val="Normal"/>
    <w:next w:val="Normal"/>
    <w:autoRedefine/>
    <w:uiPriority w:val="39"/>
    <w:unhideWhenUsed/>
    <w:rsid w:val="00490FB0"/>
    <w:pPr>
      <w:tabs>
        <w:tab w:val="left" w:pos="660"/>
        <w:tab w:val="right" w:leader="dot" w:pos="9016"/>
      </w:tabs>
      <w:spacing w:after="100"/>
    </w:pPr>
  </w:style>
  <w:style w:type="paragraph" w:styleId="TOC2">
    <w:name w:val="toc 2"/>
    <w:basedOn w:val="Normal"/>
    <w:next w:val="Normal"/>
    <w:autoRedefine/>
    <w:uiPriority w:val="39"/>
    <w:unhideWhenUsed/>
    <w:rsid w:val="00081D38"/>
    <w:pPr>
      <w:tabs>
        <w:tab w:val="left" w:pos="880"/>
        <w:tab w:val="right" w:leader="dot" w:pos="9016"/>
      </w:tabs>
      <w:spacing w:after="100"/>
      <w:ind w:left="200"/>
    </w:pPr>
    <w:rPr>
      <w:noProof/>
      <w:sz w:val="28"/>
      <w:szCs w:val="28"/>
      <w:lang w:val="en-US" w:bidi="ar-DZ"/>
    </w:rPr>
  </w:style>
  <w:style w:type="character" w:styleId="Hyperlink">
    <w:name w:val="Hyperlink"/>
    <w:basedOn w:val="DefaultParagraphFont"/>
    <w:uiPriority w:val="99"/>
    <w:unhideWhenUsed/>
    <w:rsid w:val="002D6554"/>
    <w:rPr>
      <w:color w:val="0000FF" w:themeColor="hyperlink"/>
      <w:u w:val="single"/>
    </w:rPr>
  </w:style>
  <w:style w:type="paragraph" w:styleId="BalloonText">
    <w:name w:val="Balloon Text"/>
    <w:basedOn w:val="Normal"/>
    <w:link w:val="BalloonTextChar"/>
    <w:uiPriority w:val="99"/>
    <w:semiHidden/>
    <w:unhideWhenUsed/>
    <w:rsid w:val="002D6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554"/>
    <w:rPr>
      <w:rFonts w:ascii="Tahoma" w:hAnsi="Tahoma" w:cs="Tahoma"/>
      <w:sz w:val="16"/>
      <w:szCs w:val="16"/>
      <w:lang w:val="en-CA"/>
    </w:rPr>
  </w:style>
  <w:style w:type="paragraph" w:styleId="TOC3">
    <w:name w:val="toc 3"/>
    <w:basedOn w:val="Normal"/>
    <w:next w:val="Normal"/>
    <w:autoRedefine/>
    <w:uiPriority w:val="39"/>
    <w:unhideWhenUsed/>
    <w:rsid w:val="001A1EF7"/>
    <w:pPr>
      <w:tabs>
        <w:tab w:val="left" w:pos="1320"/>
        <w:tab w:val="right" w:leader="dot" w:pos="9016"/>
      </w:tabs>
      <w:spacing w:after="100"/>
      <w:ind w:left="400"/>
    </w:pPr>
    <w:rPr>
      <w:noProof/>
      <w:sz w:val="28"/>
      <w:lang w:val="en-US" w:bidi="ar-BH"/>
    </w:rPr>
  </w:style>
  <w:style w:type="paragraph" w:styleId="ListParagraph">
    <w:name w:val="List Paragraph"/>
    <w:basedOn w:val="Normal"/>
    <w:uiPriority w:val="34"/>
    <w:qFormat/>
    <w:rsid w:val="00490FB0"/>
    <w:pPr>
      <w:ind w:left="720"/>
      <w:contextualSpacing/>
    </w:pPr>
  </w:style>
  <w:style w:type="paragraph" w:styleId="NoSpacing">
    <w:name w:val="No Spacing"/>
    <w:link w:val="NoSpacingChar"/>
    <w:uiPriority w:val="1"/>
    <w:qFormat/>
    <w:rsid w:val="00020242"/>
    <w:pPr>
      <w:spacing w:after="0" w:line="240" w:lineRule="auto"/>
    </w:pPr>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020242"/>
    <w:rPr>
      <w:rFonts w:asciiTheme="minorHAnsi" w:eastAsiaTheme="minorEastAsia" w:hAnsiTheme="minorHAnsi" w:cstheme="minorBidi"/>
      <w:sz w:val="22"/>
      <w:szCs w:val="22"/>
      <w:lang w:bidi="ar-SA"/>
    </w:rPr>
  </w:style>
  <w:style w:type="paragraph" w:styleId="Bibliography">
    <w:name w:val="Bibliography"/>
    <w:basedOn w:val="Normal"/>
    <w:next w:val="Normal"/>
    <w:uiPriority w:val="37"/>
    <w:unhideWhenUsed/>
    <w:rsid w:val="00DC703A"/>
  </w:style>
  <w:style w:type="table" w:styleId="TableGrid">
    <w:name w:val="Table Grid"/>
    <w:basedOn w:val="TableNormal"/>
    <w:uiPriority w:val="39"/>
    <w:rsid w:val="00CC5CB3"/>
    <w:pPr>
      <w:spacing w:after="0" w:line="240" w:lineRule="auto"/>
    </w:pPr>
    <w:rPr>
      <w:rFonts w:asciiTheme="minorHAnsi" w:hAnsiTheme="minorHAnsi" w:cstheme="minorBid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CB3"/>
    <w:rPr>
      <w:sz w:val="16"/>
      <w:szCs w:val="16"/>
    </w:rPr>
  </w:style>
  <w:style w:type="paragraph" w:styleId="CommentText">
    <w:name w:val="annotation text"/>
    <w:basedOn w:val="Normal"/>
    <w:link w:val="CommentTextChar"/>
    <w:uiPriority w:val="99"/>
    <w:semiHidden/>
    <w:unhideWhenUsed/>
    <w:rsid w:val="00CC5CB3"/>
    <w:pPr>
      <w:bidi w:val="0"/>
      <w:spacing w:after="160" w:line="240" w:lineRule="auto"/>
    </w:pPr>
    <w:rPr>
      <w:rFonts w:asciiTheme="minorHAnsi" w:hAnsiTheme="minorHAnsi" w:cstheme="minorBidi"/>
      <w:szCs w:val="20"/>
      <w:lang w:val="en-US" w:bidi="ar-SA"/>
    </w:rPr>
  </w:style>
  <w:style w:type="character" w:customStyle="1" w:styleId="CommentTextChar">
    <w:name w:val="Comment Text Char"/>
    <w:basedOn w:val="DefaultParagraphFont"/>
    <w:link w:val="CommentText"/>
    <w:uiPriority w:val="99"/>
    <w:semiHidden/>
    <w:rsid w:val="00CC5CB3"/>
    <w:rPr>
      <w:rFonts w:asciiTheme="minorHAnsi" w:hAnsiTheme="minorHAnsi" w:cstheme="minorBidi"/>
      <w:szCs w:val="20"/>
      <w:lang w:bidi="ar-SA"/>
    </w:rPr>
  </w:style>
  <w:style w:type="table" w:styleId="PlainTable1">
    <w:name w:val="Plain Table 1"/>
    <w:basedOn w:val="TableNormal"/>
    <w:uiPriority w:val="41"/>
    <w:rsid w:val="0098256D"/>
    <w:pPr>
      <w:spacing w:after="0" w:line="240" w:lineRule="auto"/>
    </w:pPr>
    <w:rPr>
      <w:rFonts w:asciiTheme="minorHAnsi" w:hAnsiTheme="minorHAnsi" w:cstheme="minorBidi"/>
      <w:sz w:val="22"/>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8256D"/>
    <w:pPr>
      <w:spacing w:after="0" w:line="240" w:lineRule="auto"/>
    </w:pPr>
    <w:rPr>
      <w:rFonts w:asciiTheme="minorHAnsi" w:hAnsiTheme="minorHAnsi" w:cstheme="minorBidi"/>
      <w:sz w:val="22"/>
      <w:szCs w:val="22"/>
      <w:lang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8256D"/>
    <w:pPr>
      <w:spacing w:after="0" w:line="240" w:lineRule="auto"/>
    </w:pPr>
    <w:rPr>
      <w:rFonts w:asciiTheme="minorHAnsi" w:hAnsiTheme="minorHAnsi" w:cstheme="minorBidi"/>
      <w:sz w:val="22"/>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88852">
      <w:bodyDiv w:val="1"/>
      <w:marLeft w:val="0"/>
      <w:marRight w:val="0"/>
      <w:marTop w:val="0"/>
      <w:marBottom w:val="0"/>
      <w:divBdr>
        <w:top w:val="none" w:sz="0" w:space="0" w:color="auto"/>
        <w:left w:val="none" w:sz="0" w:space="0" w:color="auto"/>
        <w:bottom w:val="none" w:sz="0" w:space="0" w:color="auto"/>
        <w:right w:val="none" w:sz="0" w:space="0" w:color="auto"/>
      </w:divBdr>
    </w:div>
    <w:div w:id="205266133">
      <w:bodyDiv w:val="1"/>
      <w:marLeft w:val="0"/>
      <w:marRight w:val="0"/>
      <w:marTop w:val="0"/>
      <w:marBottom w:val="0"/>
      <w:divBdr>
        <w:top w:val="none" w:sz="0" w:space="0" w:color="auto"/>
        <w:left w:val="none" w:sz="0" w:space="0" w:color="auto"/>
        <w:bottom w:val="none" w:sz="0" w:space="0" w:color="auto"/>
        <w:right w:val="none" w:sz="0" w:space="0" w:color="auto"/>
      </w:divBdr>
    </w:div>
    <w:div w:id="628588388">
      <w:bodyDiv w:val="1"/>
      <w:marLeft w:val="0"/>
      <w:marRight w:val="0"/>
      <w:marTop w:val="0"/>
      <w:marBottom w:val="0"/>
      <w:divBdr>
        <w:top w:val="none" w:sz="0" w:space="0" w:color="auto"/>
        <w:left w:val="none" w:sz="0" w:space="0" w:color="auto"/>
        <w:bottom w:val="none" w:sz="0" w:space="0" w:color="auto"/>
        <w:right w:val="none" w:sz="0" w:space="0" w:color="auto"/>
      </w:divBdr>
    </w:div>
    <w:div w:id="656609996">
      <w:bodyDiv w:val="1"/>
      <w:marLeft w:val="0"/>
      <w:marRight w:val="0"/>
      <w:marTop w:val="0"/>
      <w:marBottom w:val="0"/>
      <w:divBdr>
        <w:top w:val="none" w:sz="0" w:space="0" w:color="auto"/>
        <w:left w:val="none" w:sz="0" w:space="0" w:color="auto"/>
        <w:bottom w:val="none" w:sz="0" w:space="0" w:color="auto"/>
        <w:right w:val="none" w:sz="0" w:space="0" w:color="auto"/>
      </w:divBdr>
    </w:div>
    <w:div w:id="670565387">
      <w:bodyDiv w:val="1"/>
      <w:marLeft w:val="0"/>
      <w:marRight w:val="0"/>
      <w:marTop w:val="0"/>
      <w:marBottom w:val="0"/>
      <w:divBdr>
        <w:top w:val="none" w:sz="0" w:space="0" w:color="auto"/>
        <w:left w:val="none" w:sz="0" w:space="0" w:color="auto"/>
        <w:bottom w:val="none" w:sz="0" w:space="0" w:color="auto"/>
        <w:right w:val="none" w:sz="0" w:space="0" w:color="auto"/>
      </w:divBdr>
    </w:div>
    <w:div w:id="1233538454">
      <w:bodyDiv w:val="1"/>
      <w:marLeft w:val="0"/>
      <w:marRight w:val="0"/>
      <w:marTop w:val="0"/>
      <w:marBottom w:val="0"/>
      <w:divBdr>
        <w:top w:val="none" w:sz="0" w:space="0" w:color="auto"/>
        <w:left w:val="none" w:sz="0" w:space="0" w:color="auto"/>
        <w:bottom w:val="none" w:sz="0" w:space="0" w:color="auto"/>
        <w:right w:val="none" w:sz="0" w:space="0" w:color="auto"/>
      </w:divBdr>
    </w:div>
    <w:div w:id="1586720011">
      <w:bodyDiv w:val="1"/>
      <w:marLeft w:val="0"/>
      <w:marRight w:val="0"/>
      <w:marTop w:val="0"/>
      <w:marBottom w:val="0"/>
      <w:divBdr>
        <w:top w:val="none" w:sz="0" w:space="0" w:color="auto"/>
        <w:left w:val="none" w:sz="0" w:space="0" w:color="auto"/>
        <w:bottom w:val="none" w:sz="0" w:space="0" w:color="auto"/>
        <w:right w:val="none" w:sz="0" w:space="0" w:color="auto"/>
      </w:divBdr>
    </w:div>
    <w:div w:id="1867714741">
      <w:bodyDiv w:val="1"/>
      <w:marLeft w:val="0"/>
      <w:marRight w:val="0"/>
      <w:marTop w:val="0"/>
      <w:marBottom w:val="0"/>
      <w:divBdr>
        <w:top w:val="none" w:sz="0" w:space="0" w:color="auto"/>
        <w:left w:val="none" w:sz="0" w:space="0" w:color="auto"/>
        <w:bottom w:val="none" w:sz="0" w:space="0" w:color="auto"/>
        <w:right w:val="none" w:sz="0" w:space="0" w:color="auto"/>
      </w:divBdr>
    </w:div>
    <w:div w:id="1871064064">
      <w:bodyDiv w:val="1"/>
      <w:marLeft w:val="0"/>
      <w:marRight w:val="0"/>
      <w:marTop w:val="0"/>
      <w:marBottom w:val="0"/>
      <w:divBdr>
        <w:top w:val="none" w:sz="0" w:space="0" w:color="auto"/>
        <w:left w:val="none" w:sz="0" w:space="0" w:color="auto"/>
        <w:bottom w:val="none" w:sz="0" w:space="0" w:color="auto"/>
        <w:right w:val="none" w:sz="0" w:space="0" w:color="auto"/>
      </w:divBdr>
    </w:div>
    <w:div w:id="197984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footer" Target="footer1.xml"/><Relationship Id="rId21" Type="http://schemas.openxmlformats.org/officeDocument/2006/relationships/image" Target="media/image8.emf"/><Relationship Id="rId34" Type="http://schemas.openxmlformats.org/officeDocument/2006/relationships/package" Target="embeddings/Microsoft_Visio_Drawing10.vsdx"/><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microsoft.com/office/2011/relationships/people" Target="peop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emf"/><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zamani">
      <a:majorFont>
        <a:latin typeface="Century Gothic"/>
        <a:ea typeface=""/>
        <a:cs typeface="B Sina"/>
      </a:majorFont>
      <a:minorFont>
        <a:latin typeface="Century Gothic"/>
        <a:ea typeface=""/>
        <a:cs typeface="B Koodak"/>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آذر 1399</PublishDate>
  <Abstract>خلاصه</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Gra05</b:Tag>
    <b:SourceType>Book</b:SourceType>
    <b:Guid>{0C3D528A-75B5-4A82-B5FF-D87C7E053C25}</b:Guid>
    <b:LCID>en-US</b:LCID>
    <b:Author>
      <b:Author>
        <b:NameList>
          <b:Person>
            <b:Last>Bootch</b:Last>
            <b:First>Grady</b:First>
          </b:Person>
          <b:Person>
            <b:Last>Rumbaugh</b:Last>
            <b:First>James</b:First>
          </b:Person>
          <b:Person>
            <b:Last>Jacobson</b:Last>
            <b:First>Ivar</b:First>
          </b:Person>
        </b:NameList>
      </b:Author>
    </b:Author>
    <b:Title>Unified Modeling Language User Guide, Second Edition</b:Title>
    <b:Year>2005</b:Year>
    <b:Publisher>Addison-Wesley Professional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1FA65D-191C-4D92-AE52-D87059393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39</Pages>
  <Words>6721</Words>
  <Characters>38311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سامانه ساوا</vt:lpstr>
    </vt:vector>
  </TitlesOfParts>
  <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سامانه ساوا</dc:title>
  <dc:subject>سامانه انتخاب واحد و برنامه‌ریزی</dc:subject>
  <dc:creator>نام پدیدآورنده (دانشجو)، سپس نام استادان راهنما در خطوط جداگانه نوشته شود</dc:creator>
  <cp:keywords/>
  <dc:description/>
  <cp:lastModifiedBy>sadra hakim</cp:lastModifiedBy>
  <cp:revision>91</cp:revision>
  <cp:lastPrinted>2020-11-21T06:43:00Z</cp:lastPrinted>
  <dcterms:created xsi:type="dcterms:W3CDTF">2020-11-20T22:15:00Z</dcterms:created>
  <dcterms:modified xsi:type="dcterms:W3CDTF">2020-12-31T20:05:00Z</dcterms:modified>
</cp:coreProperties>
</file>